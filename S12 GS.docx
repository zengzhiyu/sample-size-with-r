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493BA" w14:textId="1FF55F3E" w:rsidR="00CB7573" w:rsidRPr="00206417" w:rsidRDefault="007F2C36" w:rsidP="00206417">
      <w:pPr>
        <w:pStyle w:val="Heading1"/>
      </w:pPr>
      <w:r w:rsidRPr="00206417">
        <w:rPr>
          <w:rFonts w:hint="eastAsia"/>
        </w:rPr>
        <w:t>成组序贯设计</w:t>
      </w:r>
    </w:p>
    <w:p w14:paraId="7937C400" w14:textId="57B6AA5E" w:rsidR="00531B4B" w:rsidRDefault="00531B4B" w:rsidP="00531B4B">
      <w:pPr>
        <w:ind w:firstLine="432"/>
      </w:pPr>
      <w:r>
        <w:rPr>
          <w:rFonts w:hint="eastAsia"/>
        </w:rPr>
        <w:t>适应性设计是指按照预先设定的计划，在期中分析时使用试验期间累积的数据对试验做出相应修改的临床试验设计</w:t>
      </w:r>
      <w:r w:rsidR="005B3BD8">
        <w:fldChar w:fldCharType="begin"/>
      </w:r>
      <w:r w:rsidR="005B3BD8">
        <w:instrText xml:space="preserve"> ADDIN NE.Ref.{0A70853A-FF23-41D7-9172-1C356EB1EFF6}</w:instrText>
      </w:r>
      <w:r w:rsidR="005B3BD8">
        <w:fldChar w:fldCharType="separate"/>
      </w:r>
      <w:r w:rsidR="005B3BD8">
        <w:rPr>
          <w:rFonts w:ascii="等线" w:eastAsia="等线" w:cs="等线"/>
          <w:color w:val="000000"/>
          <w:kern w:val="0"/>
          <w:szCs w:val="21"/>
          <w:vertAlign w:val="superscript"/>
        </w:rPr>
        <w:t>1-3</w:t>
      </w:r>
      <w:r w:rsidR="005B3BD8">
        <w:fldChar w:fldCharType="end"/>
      </w:r>
      <w:r>
        <w:rPr>
          <w:rFonts w:hint="eastAsia"/>
        </w:rPr>
        <w:t>。常见的适应性设计包括：成组序贯设计，样本量重新估计，适应性无缝剂量选择的设计，适应性富集设计，两阶段适应性设计，适应性主方案试验设计，多重适应性设计等。本章重点关注成组序贯设计。</w:t>
      </w:r>
    </w:p>
    <w:p w14:paraId="110BAEB9" w14:textId="0844BAFE" w:rsidR="00A84AF7" w:rsidRDefault="00C309CF" w:rsidP="00A84AF7">
      <w:pPr>
        <w:ind w:firstLine="432"/>
      </w:pPr>
      <w:r>
        <w:rPr>
          <w:rFonts w:hint="eastAsia"/>
        </w:rPr>
        <w:t>成组序贯设计</w:t>
      </w:r>
      <w:r w:rsidR="00E04285" w:rsidRPr="00E04285">
        <w:rPr>
          <w:rFonts w:hint="eastAsia"/>
        </w:rPr>
        <w:t>是最早应用于临床试验的适应性设计</w:t>
      </w:r>
      <w:r>
        <w:rPr>
          <w:rFonts w:hint="eastAsia"/>
        </w:rPr>
        <w:t>，</w:t>
      </w:r>
      <w:r w:rsidR="00A84AF7">
        <w:rPr>
          <w:rFonts w:hint="eastAsia"/>
        </w:rPr>
        <w:t>指方案中预先计划在试验过程中进行一次或多次期中分析，依据每一次期中分析的结果做出后续试验的决策，决策通常有四种可能：（1）依据优效性终止试验；（2）依据无效性终止试验；（3）依据安全性终止试验；（4）继续试验</w:t>
      </w:r>
      <w:r w:rsidR="00A84AF7">
        <w:fldChar w:fldCharType="begin"/>
      </w:r>
      <w:r w:rsidR="00A84AF7">
        <w:instrText xml:space="preserve"> ADDIN NE.Ref.{97974A64-3D72-4617-832B-BEEFA6A2B4B8}</w:instrText>
      </w:r>
      <w:r w:rsidR="00A84AF7">
        <w:fldChar w:fldCharType="separate"/>
      </w:r>
      <w:r w:rsidR="005B3BD8">
        <w:rPr>
          <w:rFonts w:ascii="等线" w:eastAsia="等线" w:cs="等线"/>
          <w:color w:val="000000"/>
          <w:kern w:val="0"/>
          <w:szCs w:val="21"/>
          <w:vertAlign w:val="superscript"/>
        </w:rPr>
        <w:t>1</w:t>
      </w:r>
      <w:r w:rsidR="00A84AF7">
        <w:fldChar w:fldCharType="end"/>
      </w:r>
      <w:r w:rsidR="00A84AF7">
        <w:rPr>
          <w:rFonts w:hint="eastAsia"/>
        </w:rPr>
        <w:t>。</w:t>
      </w:r>
    </w:p>
    <w:p w14:paraId="3DB0ABA5" w14:textId="5410514C" w:rsidR="00C309CF" w:rsidRDefault="00C309CF" w:rsidP="00531B4B">
      <w:pPr>
        <w:ind w:firstLine="432"/>
      </w:pPr>
      <w:r>
        <w:rPr>
          <w:rFonts w:hint="eastAsia"/>
        </w:rPr>
        <w:t>在研究</w:t>
      </w:r>
      <w:r w:rsidR="00A84AF7">
        <w:rPr>
          <w:rFonts w:hint="eastAsia"/>
        </w:rPr>
        <w:t>开展的</w:t>
      </w:r>
      <w:r>
        <w:rPr>
          <w:rFonts w:hint="eastAsia"/>
        </w:rPr>
        <w:t>过程中预设若干个节点进行假设检验，有望因结果有效或无效而提前终止研究，提高研究的效率。这增加的期中分析，是一种特殊类型的多重检验，</w:t>
      </w:r>
      <w:r w:rsidR="00BE53A2">
        <w:rPr>
          <w:rFonts w:hint="eastAsia"/>
        </w:rPr>
        <w:t>因此</w:t>
      </w:r>
      <w:r>
        <w:rPr>
          <w:rFonts w:hint="eastAsia"/>
        </w:rPr>
        <w:t>研究设计时总的</w:t>
      </w:r>
      <w:r w:rsidR="00BE53A2">
        <w:rPr>
          <w:rFonts w:hint="eastAsia"/>
        </w:rPr>
        <w:t>样本量需适当扩增</w:t>
      </w:r>
      <w:r>
        <w:rPr>
          <w:rFonts w:hint="eastAsia"/>
        </w:rPr>
        <w:t>以控制I类错误，尽管成组序贯设计的期望样本量仍然是减少的</w:t>
      </w:r>
      <w:r w:rsidR="00BE53A2">
        <w:rPr>
          <w:rFonts w:hint="eastAsia"/>
        </w:rPr>
        <w:t>。</w:t>
      </w:r>
    </w:p>
    <w:p w14:paraId="5235CDA6" w14:textId="62B8C7B9" w:rsidR="00531B4B" w:rsidRDefault="00A84AF7" w:rsidP="00531B4B">
      <w:pPr>
        <w:ind w:firstLine="432"/>
      </w:pPr>
      <w:r>
        <w:rPr>
          <w:rFonts w:hint="eastAsia"/>
        </w:rPr>
        <w:t>调整I类错误率的常见方法有</w:t>
      </w:r>
      <w:r w:rsidRPr="00832761">
        <w:t>O’Brien</w:t>
      </w:r>
      <w:r>
        <w:t>-</w:t>
      </w:r>
      <w:r w:rsidRPr="00832761">
        <w:t>Fleming</w:t>
      </w:r>
      <w:r>
        <w:rPr>
          <w:rFonts w:hint="eastAsia"/>
        </w:rPr>
        <w:t>法，Pocock法及各种</w:t>
      </w:r>
      <w:r>
        <w:rPr>
          <w:rFonts w:asciiTheme="minorEastAsia" w:hAnsiTheme="minorEastAsia" w:hint="eastAsia"/>
        </w:rPr>
        <w:t>α</w:t>
      </w:r>
      <w:r>
        <w:rPr>
          <w:rFonts w:hint="eastAsia"/>
        </w:rPr>
        <w:t>消耗函数法。</w:t>
      </w:r>
      <w:r w:rsidR="00BE53A2">
        <w:rPr>
          <w:rFonts w:hint="eastAsia"/>
        </w:rPr>
        <w:t>经典的</w:t>
      </w:r>
      <w:r w:rsidR="00BE53A2" w:rsidRPr="00832761">
        <w:t>O’Brien</w:t>
      </w:r>
      <w:r w:rsidR="00B95491">
        <w:t>-</w:t>
      </w:r>
      <w:r w:rsidR="00BE53A2" w:rsidRPr="00832761">
        <w:t>Fleming</w:t>
      </w:r>
      <w:r w:rsidR="00BE53A2">
        <w:rPr>
          <w:rFonts w:hint="eastAsia"/>
        </w:rPr>
        <w:t>方法</w:t>
      </w:r>
      <w:r w:rsidR="00EA5BAD">
        <w:rPr>
          <w:rFonts w:hint="eastAsia"/>
        </w:rPr>
        <w:t>不考虑无效边界</w:t>
      </w:r>
      <w:r w:rsidR="004D3F37">
        <w:rPr>
          <w:rFonts w:hint="eastAsia"/>
        </w:rPr>
        <w:t>，</w:t>
      </w:r>
      <w:r w:rsidR="00C309CF">
        <w:rPr>
          <w:rFonts w:hint="eastAsia"/>
        </w:rPr>
        <w:t>样本量扩增系数见</w:t>
      </w:r>
      <w:r w:rsidR="004B7375">
        <w:fldChar w:fldCharType="begin"/>
      </w:r>
      <w:r w:rsidR="004B7375">
        <w:instrText xml:space="preserve"> </w:instrText>
      </w:r>
      <w:r w:rsidR="004B7375">
        <w:rPr>
          <w:rFonts w:hint="eastAsia"/>
        </w:rPr>
        <w:instrText>REF _Ref186484720 \h</w:instrText>
      </w:r>
      <w:r w:rsidR="004B7375">
        <w:instrText xml:space="preserve"> </w:instrText>
      </w:r>
      <w:r w:rsidR="004B7375">
        <w:fldChar w:fldCharType="separate"/>
      </w:r>
      <w:r w:rsidR="004B7375">
        <w:t xml:space="preserve">表 </w:t>
      </w:r>
      <w:r w:rsidR="004B7375">
        <w:rPr>
          <w:noProof/>
        </w:rPr>
        <w:t>12</w:t>
      </w:r>
      <w:r w:rsidR="004B7375">
        <w:noBreakHyphen/>
      </w:r>
      <w:r w:rsidR="004B7375">
        <w:rPr>
          <w:noProof/>
        </w:rPr>
        <w:t>1</w:t>
      </w:r>
      <w:r w:rsidR="004B7375">
        <w:fldChar w:fldCharType="end"/>
      </w:r>
      <w:r w:rsidR="00EA5BAD">
        <w:rPr>
          <w:rFonts w:hint="eastAsia"/>
        </w:rPr>
        <w:t>。非</w:t>
      </w:r>
      <w:r w:rsidR="009909CE">
        <w:rPr>
          <w:rFonts w:hint="eastAsia"/>
        </w:rPr>
        <w:t>绑定</w:t>
      </w:r>
      <w:r w:rsidR="00EA5BAD">
        <w:rPr>
          <w:rFonts w:hint="eastAsia"/>
        </w:rPr>
        <w:t>（non-binding，期中分析显示无效后仍继续研究）</w:t>
      </w:r>
      <w:r w:rsidR="009909CE">
        <w:rPr>
          <w:rFonts w:hint="eastAsia"/>
        </w:rPr>
        <w:t>类</w:t>
      </w:r>
      <w:r w:rsidR="00EA5BAD" w:rsidRPr="00832761">
        <w:t>O’Brien</w:t>
      </w:r>
      <w:r w:rsidR="00EA5BAD">
        <w:t>-</w:t>
      </w:r>
      <w:r w:rsidR="00EA5BAD" w:rsidRPr="00832761">
        <w:t>Fleming</w:t>
      </w:r>
      <w:r w:rsidR="009909CE">
        <w:rPr>
          <w:rFonts w:hint="eastAsia"/>
        </w:rPr>
        <w:t>法</w:t>
      </w:r>
      <w:r w:rsidR="004B7375">
        <w:rPr>
          <w:rFonts w:hint="eastAsia"/>
        </w:rPr>
        <w:t>样本量扩增系数见</w:t>
      </w:r>
      <w:r w:rsidR="004B7375">
        <w:fldChar w:fldCharType="begin"/>
      </w:r>
      <w:r w:rsidR="004B7375">
        <w:instrText xml:space="preserve"> </w:instrText>
      </w:r>
      <w:r w:rsidR="004B7375">
        <w:rPr>
          <w:rFonts w:hint="eastAsia"/>
        </w:rPr>
        <w:instrText>REF _Ref186485036 \h</w:instrText>
      </w:r>
      <w:r w:rsidR="004B7375">
        <w:instrText xml:space="preserve"> </w:instrText>
      </w:r>
      <w:r w:rsidR="004B7375">
        <w:fldChar w:fldCharType="separate"/>
      </w:r>
      <w:r w:rsidR="004B7375">
        <w:t xml:space="preserve">表 </w:t>
      </w:r>
      <w:r w:rsidR="004B7375">
        <w:rPr>
          <w:noProof/>
        </w:rPr>
        <w:t>12</w:t>
      </w:r>
      <w:r w:rsidR="004B7375">
        <w:noBreakHyphen/>
      </w:r>
      <w:r w:rsidR="004B7375">
        <w:rPr>
          <w:noProof/>
        </w:rPr>
        <w:t>2</w:t>
      </w:r>
      <w:r w:rsidR="004B7375">
        <w:fldChar w:fldCharType="end"/>
      </w:r>
      <w:r w:rsidR="00EA5BAD">
        <w:rPr>
          <w:rFonts w:hint="eastAsia"/>
        </w:rPr>
        <w:t>，</w:t>
      </w:r>
      <w:r w:rsidR="009909CE">
        <w:rPr>
          <w:rFonts w:hint="eastAsia"/>
        </w:rPr>
        <w:t>绑定</w:t>
      </w:r>
      <w:r w:rsidR="00004AF3">
        <w:rPr>
          <w:rFonts w:hint="eastAsia"/>
        </w:rPr>
        <w:t>性</w:t>
      </w:r>
      <w:r w:rsidR="009909CE">
        <w:rPr>
          <w:rFonts w:hint="eastAsia"/>
        </w:rPr>
        <w:t>类</w:t>
      </w:r>
      <w:r w:rsidR="00004AF3" w:rsidRPr="00004AF3">
        <w:t>O’Brien-Fleming法</w:t>
      </w:r>
      <w:r w:rsidR="00504379">
        <w:rPr>
          <w:rFonts w:hint="eastAsia"/>
        </w:rPr>
        <w:t>（期中分析显示无效后终止研究）</w:t>
      </w:r>
      <w:r w:rsidR="00004AF3" w:rsidRPr="00004AF3">
        <w:t>样本量扩增系数</w:t>
      </w:r>
      <w:r w:rsidR="00004AF3">
        <w:rPr>
          <w:rFonts w:hint="eastAsia"/>
        </w:rPr>
        <w:t>见</w:t>
      </w:r>
      <w:r w:rsidR="00504379">
        <w:fldChar w:fldCharType="begin"/>
      </w:r>
      <w:r w:rsidR="00504379">
        <w:instrText xml:space="preserve"> </w:instrText>
      </w:r>
      <w:r w:rsidR="00504379">
        <w:rPr>
          <w:rFonts w:hint="eastAsia"/>
        </w:rPr>
        <w:instrText>REF _Ref186528005 \h</w:instrText>
      </w:r>
      <w:r w:rsidR="00504379">
        <w:instrText xml:space="preserve"> </w:instrText>
      </w:r>
      <w:r w:rsidR="00504379">
        <w:fldChar w:fldCharType="separate"/>
      </w:r>
      <w:r w:rsidR="00504379">
        <w:t xml:space="preserve">表 </w:t>
      </w:r>
      <w:r w:rsidR="00504379">
        <w:rPr>
          <w:noProof/>
        </w:rPr>
        <w:t>12</w:t>
      </w:r>
      <w:r w:rsidR="00504379">
        <w:noBreakHyphen/>
      </w:r>
      <w:r w:rsidR="00504379">
        <w:rPr>
          <w:noProof/>
        </w:rPr>
        <w:t>3</w:t>
      </w:r>
      <w:r w:rsidR="00504379">
        <w:fldChar w:fldCharType="end"/>
      </w:r>
      <w:r w:rsidR="00004AF3">
        <w:rPr>
          <w:rFonts w:hint="eastAsia"/>
        </w:rPr>
        <w:t>。</w:t>
      </w:r>
    </w:p>
    <w:p w14:paraId="751F2A73" w14:textId="1ECC501C" w:rsidR="00DF79F0" w:rsidRDefault="004B7375" w:rsidP="004B7375">
      <w:pPr>
        <w:pStyle w:val="Caption"/>
        <w:jc w:val="center"/>
      </w:pPr>
      <w:bookmarkStart w:id="0" w:name="_Ref186484720"/>
      <w:r>
        <w:t>表</w:t>
      </w:r>
      <w:r>
        <w:t xml:space="preserve"> </w:t>
      </w:r>
      <w:r w:rsidR="00504379">
        <w:fldChar w:fldCharType="begin"/>
      </w:r>
      <w:r w:rsidR="00504379">
        <w:instrText xml:space="preserve"> STYLEREF 1 \s </w:instrText>
      </w:r>
      <w:r w:rsidR="00504379">
        <w:fldChar w:fldCharType="separate"/>
      </w:r>
      <w:r w:rsidR="00504379">
        <w:rPr>
          <w:noProof/>
        </w:rPr>
        <w:t>12</w:t>
      </w:r>
      <w:r w:rsidR="00504379">
        <w:fldChar w:fldCharType="end"/>
      </w:r>
      <w:r w:rsidR="00504379">
        <w:noBreakHyphen/>
      </w:r>
      <w:r w:rsidR="00504379">
        <w:fldChar w:fldCharType="begin"/>
      </w:r>
      <w:r w:rsidR="00504379">
        <w:instrText xml:space="preserve"> SEQ </w:instrText>
      </w:r>
      <w:r w:rsidR="00504379">
        <w:instrText>表</w:instrText>
      </w:r>
      <w:r w:rsidR="00504379">
        <w:instrText xml:space="preserve"> \* ARABIC \s 1 </w:instrText>
      </w:r>
      <w:r w:rsidR="00504379">
        <w:fldChar w:fldCharType="separate"/>
      </w:r>
      <w:r w:rsidR="00504379">
        <w:rPr>
          <w:noProof/>
        </w:rPr>
        <w:t>1</w:t>
      </w:r>
      <w:r w:rsidR="00504379">
        <w:fldChar w:fldCharType="end"/>
      </w:r>
      <w:bookmarkEnd w:id="0"/>
      <w:r w:rsidR="00DF79F0">
        <w:t xml:space="preserve"> </w:t>
      </w:r>
      <w:r>
        <w:rPr>
          <w:rFonts w:hint="eastAsia"/>
        </w:rPr>
        <w:t>经典</w:t>
      </w:r>
      <w:r w:rsidR="00DF79F0" w:rsidRPr="00832761">
        <w:t>O’Brien</w:t>
      </w:r>
      <w:r w:rsidR="00DF79F0">
        <w:t>-</w:t>
      </w:r>
      <w:r w:rsidR="00DF79F0" w:rsidRPr="00832761">
        <w:t>Fleming</w:t>
      </w:r>
      <w:r w:rsidR="00DF79F0">
        <w:rPr>
          <w:rFonts w:hint="eastAsia"/>
        </w:rPr>
        <w:t>法样本量扩增系数（</w:t>
      </w:r>
      <w:r w:rsidR="00DF79F0">
        <w:t>k</w:t>
      </w:r>
      <w:r w:rsidR="00DF79F0">
        <w:rPr>
          <w:rFonts w:hint="eastAsia"/>
        </w:rPr>
        <w:t>为总检验次数）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
        <w:gridCol w:w="736"/>
        <w:gridCol w:w="736"/>
        <w:gridCol w:w="222"/>
        <w:gridCol w:w="736"/>
        <w:gridCol w:w="736"/>
      </w:tblGrid>
      <w:tr w:rsidR="00DF79F0" w14:paraId="1535C985" w14:textId="77777777" w:rsidTr="00DF79F0">
        <w:trPr>
          <w:jc w:val="center"/>
        </w:trPr>
        <w:tc>
          <w:tcPr>
            <w:tcW w:w="0" w:type="auto"/>
            <w:vMerge w:val="restart"/>
            <w:tcBorders>
              <w:top w:val="single" w:sz="4" w:space="0" w:color="auto"/>
            </w:tcBorders>
            <w:vAlign w:val="center"/>
          </w:tcPr>
          <w:p w14:paraId="47AC731D" w14:textId="77777777" w:rsidR="00DF79F0" w:rsidRDefault="00DF79F0" w:rsidP="00DF79F0">
            <w:r>
              <w:t>k</w:t>
            </w:r>
          </w:p>
        </w:tc>
        <w:tc>
          <w:tcPr>
            <w:tcW w:w="0" w:type="auto"/>
            <w:gridSpan w:val="2"/>
            <w:tcBorders>
              <w:top w:val="single" w:sz="4" w:space="0" w:color="auto"/>
              <w:bottom w:val="single" w:sz="4" w:space="0" w:color="auto"/>
            </w:tcBorders>
          </w:tcPr>
          <w:p w14:paraId="3DC90AC2" w14:textId="77777777" w:rsidR="00DF79F0" w:rsidRDefault="00DF79F0" w:rsidP="00DF79F0">
            <w:pPr>
              <w:jc w:val="center"/>
            </w:pPr>
            <w:r>
              <w:rPr>
                <w:rFonts w:hint="eastAsia"/>
              </w:rPr>
              <w:t>α</w:t>
            </w:r>
            <w:r>
              <w:t>=0.05</w:t>
            </w:r>
          </w:p>
        </w:tc>
        <w:tc>
          <w:tcPr>
            <w:tcW w:w="0" w:type="auto"/>
            <w:tcBorders>
              <w:top w:val="single" w:sz="4" w:space="0" w:color="auto"/>
            </w:tcBorders>
          </w:tcPr>
          <w:p w14:paraId="64AE8B8B" w14:textId="77777777" w:rsidR="00DF79F0" w:rsidRDefault="00DF79F0" w:rsidP="00531B4B">
            <w:pPr>
              <w:rPr>
                <w:rFonts w:eastAsia="Times New Roman"/>
              </w:rPr>
            </w:pPr>
          </w:p>
        </w:tc>
        <w:tc>
          <w:tcPr>
            <w:tcW w:w="0" w:type="auto"/>
            <w:gridSpan w:val="2"/>
            <w:tcBorders>
              <w:top w:val="single" w:sz="4" w:space="0" w:color="auto"/>
              <w:bottom w:val="single" w:sz="4" w:space="0" w:color="auto"/>
            </w:tcBorders>
          </w:tcPr>
          <w:p w14:paraId="172C2FE3" w14:textId="77777777" w:rsidR="00DF79F0" w:rsidRDefault="00DF79F0" w:rsidP="00DF79F0">
            <w:pPr>
              <w:jc w:val="center"/>
            </w:pPr>
            <w:r>
              <w:rPr>
                <w:rFonts w:hint="eastAsia"/>
              </w:rPr>
              <w:t>α</w:t>
            </w:r>
            <w:r>
              <w:t>=0.1</w:t>
            </w:r>
          </w:p>
        </w:tc>
      </w:tr>
      <w:tr w:rsidR="00DF79F0" w14:paraId="30505CA3" w14:textId="77777777" w:rsidTr="00DF79F0">
        <w:trPr>
          <w:jc w:val="center"/>
        </w:trPr>
        <w:tc>
          <w:tcPr>
            <w:tcW w:w="0" w:type="auto"/>
            <w:vMerge/>
            <w:tcBorders>
              <w:bottom w:val="single" w:sz="4" w:space="0" w:color="auto"/>
            </w:tcBorders>
          </w:tcPr>
          <w:p w14:paraId="4B80B3AE" w14:textId="77777777" w:rsidR="00DF79F0" w:rsidRDefault="00DF79F0" w:rsidP="00531B4B"/>
        </w:tc>
        <w:tc>
          <w:tcPr>
            <w:tcW w:w="0" w:type="auto"/>
            <w:tcBorders>
              <w:top w:val="single" w:sz="4" w:space="0" w:color="auto"/>
              <w:bottom w:val="single" w:sz="4" w:space="0" w:color="auto"/>
            </w:tcBorders>
          </w:tcPr>
          <w:p w14:paraId="2379F52D" w14:textId="77777777" w:rsidR="00DF79F0" w:rsidRDefault="00DF79F0" w:rsidP="00531B4B">
            <w:r>
              <w:rPr>
                <w:rFonts w:hint="eastAsia"/>
              </w:rPr>
              <w:t>β</w:t>
            </w:r>
            <w:r>
              <w:t>=0.1</w:t>
            </w:r>
          </w:p>
        </w:tc>
        <w:tc>
          <w:tcPr>
            <w:tcW w:w="0" w:type="auto"/>
            <w:tcBorders>
              <w:top w:val="single" w:sz="4" w:space="0" w:color="auto"/>
              <w:bottom w:val="single" w:sz="4" w:space="0" w:color="auto"/>
            </w:tcBorders>
          </w:tcPr>
          <w:p w14:paraId="18BF8675" w14:textId="77777777" w:rsidR="00DF79F0" w:rsidRDefault="00DF79F0" w:rsidP="00531B4B">
            <w:r w:rsidRPr="00DF79F0">
              <w:rPr>
                <w:rFonts w:eastAsia="等线" w:hint="eastAsia"/>
              </w:rPr>
              <w:t>β</w:t>
            </w:r>
            <w:r>
              <w:t>=0.2</w:t>
            </w:r>
          </w:p>
        </w:tc>
        <w:tc>
          <w:tcPr>
            <w:tcW w:w="0" w:type="auto"/>
            <w:tcBorders>
              <w:bottom w:val="single" w:sz="4" w:space="0" w:color="auto"/>
            </w:tcBorders>
          </w:tcPr>
          <w:p w14:paraId="0695F872" w14:textId="77777777" w:rsidR="00DF79F0" w:rsidRPr="00DF79F0" w:rsidRDefault="00DF79F0" w:rsidP="00531B4B">
            <w:pPr>
              <w:rPr>
                <w:rFonts w:eastAsia="等线"/>
              </w:rPr>
            </w:pPr>
          </w:p>
        </w:tc>
        <w:tc>
          <w:tcPr>
            <w:tcW w:w="0" w:type="auto"/>
            <w:tcBorders>
              <w:top w:val="single" w:sz="4" w:space="0" w:color="auto"/>
              <w:bottom w:val="single" w:sz="4" w:space="0" w:color="auto"/>
            </w:tcBorders>
          </w:tcPr>
          <w:p w14:paraId="4268DAE5" w14:textId="77777777" w:rsidR="00DF79F0" w:rsidRDefault="00DF79F0" w:rsidP="00531B4B">
            <w:r w:rsidRPr="00DF79F0">
              <w:rPr>
                <w:rFonts w:eastAsia="等线" w:hint="eastAsia"/>
              </w:rPr>
              <w:t>β</w:t>
            </w:r>
            <w:r>
              <w:t>=0.1</w:t>
            </w:r>
          </w:p>
        </w:tc>
        <w:tc>
          <w:tcPr>
            <w:tcW w:w="0" w:type="auto"/>
            <w:tcBorders>
              <w:top w:val="single" w:sz="4" w:space="0" w:color="auto"/>
              <w:bottom w:val="single" w:sz="4" w:space="0" w:color="auto"/>
            </w:tcBorders>
          </w:tcPr>
          <w:p w14:paraId="4BA266D8" w14:textId="77777777" w:rsidR="00DF79F0" w:rsidRDefault="00DF79F0" w:rsidP="00531B4B">
            <w:r w:rsidRPr="00DF79F0">
              <w:rPr>
                <w:rFonts w:eastAsia="等线" w:hint="eastAsia"/>
              </w:rPr>
              <w:t>β</w:t>
            </w:r>
            <w:r>
              <w:t>=0.2</w:t>
            </w:r>
          </w:p>
        </w:tc>
      </w:tr>
      <w:tr w:rsidR="00DF79F0" w14:paraId="3340E7BC" w14:textId="77777777" w:rsidTr="0091171E">
        <w:trPr>
          <w:jc w:val="center"/>
        </w:trPr>
        <w:tc>
          <w:tcPr>
            <w:tcW w:w="0" w:type="auto"/>
            <w:tcBorders>
              <w:top w:val="single" w:sz="4" w:space="0" w:color="auto"/>
            </w:tcBorders>
          </w:tcPr>
          <w:p w14:paraId="15FEAFD6" w14:textId="77777777" w:rsidR="00DF79F0" w:rsidRDefault="00DF79F0" w:rsidP="00531B4B">
            <w:r>
              <w:t>2</w:t>
            </w:r>
          </w:p>
        </w:tc>
        <w:tc>
          <w:tcPr>
            <w:tcW w:w="0" w:type="auto"/>
            <w:tcBorders>
              <w:top w:val="single" w:sz="4" w:space="0" w:color="auto"/>
            </w:tcBorders>
          </w:tcPr>
          <w:p w14:paraId="66AC5751" w14:textId="77777777" w:rsidR="00DF79F0" w:rsidRDefault="00DF79F0" w:rsidP="00531B4B">
            <w:r>
              <w:t>1.007</w:t>
            </w:r>
          </w:p>
        </w:tc>
        <w:tc>
          <w:tcPr>
            <w:tcW w:w="0" w:type="auto"/>
            <w:tcBorders>
              <w:top w:val="single" w:sz="4" w:space="0" w:color="auto"/>
            </w:tcBorders>
          </w:tcPr>
          <w:p w14:paraId="7C9EAF90" w14:textId="77777777" w:rsidR="00DF79F0" w:rsidRDefault="00DF79F0" w:rsidP="00531B4B">
            <w:r>
              <w:t>1.008</w:t>
            </w:r>
          </w:p>
        </w:tc>
        <w:tc>
          <w:tcPr>
            <w:tcW w:w="0" w:type="auto"/>
            <w:tcBorders>
              <w:top w:val="single" w:sz="4" w:space="0" w:color="auto"/>
            </w:tcBorders>
          </w:tcPr>
          <w:p w14:paraId="6EC23227" w14:textId="77777777" w:rsidR="00DF79F0" w:rsidRDefault="00DF79F0" w:rsidP="00531B4B"/>
        </w:tc>
        <w:tc>
          <w:tcPr>
            <w:tcW w:w="0" w:type="auto"/>
            <w:tcBorders>
              <w:top w:val="single" w:sz="4" w:space="0" w:color="auto"/>
            </w:tcBorders>
          </w:tcPr>
          <w:p w14:paraId="2B0AF256" w14:textId="77777777" w:rsidR="00DF79F0" w:rsidRDefault="00DF79F0" w:rsidP="00531B4B">
            <w:r>
              <w:t>1.014</w:t>
            </w:r>
          </w:p>
        </w:tc>
        <w:tc>
          <w:tcPr>
            <w:tcW w:w="0" w:type="auto"/>
            <w:tcBorders>
              <w:top w:val="single" w:sz="4" w:space="0" w:color="auto"/>
            </w:tcBorders>
          </w:tcPr>
          <w:p w14:paraId="5DFFA3EF" w14:textId="77777777" w:rsidR="00DF79F0" w:rsidRDefault="00DF79F0" w:rsidP="00531B4B">
            <w:r>
              <w:t>1.016</w:t>
            </w:r>
          </w:p>
        </w:tc>
      </w:tr>
      <w:tr w:rsidR="00DF79F0" w14:paraId="62DBDD1F" w14:textId="77777777" w:rsidTr="0091171E">
        <w:trPr>
          <w:jc w:val="center"/>
        </w:trPr>
        <w:tc>
          <w:tcPr>
            <w:tcW w:w="0" w:type="auto"/>
          </w:tcPr>
          <w:p w14:paraId="5C06DDF4" w14:textId="77777777" w:rsidR="00DF79F0" w:rsidRDefault="00DF79F0" w:rsidP="00531B4B">
            <w:r>
              <w:t>3</w:t>
            </w:r>
          </w:p>
        </w:tc>
        <w:tc>
          <w:tcPr>
            <w:tcW w:w="0" w:type="auto"/>
          </w:tcPr>
          <w:p w14:paraId="0E7DBE7F" w14:textId="77777777" w:rsidR="00DF79F0" w:rsidRDefault="00DF79F0" w:rsidP="00531B4B">
            <w:r>
              <w:t>1.016</w:t>
            </w:r>
          </w:p>
        </w:tc>
        <w:tc>
          <w:tcPr>
            <w:tcW w:w="0" w:type="auto"/>
          </w:tcPr>
          <w:p w14:paraId="0901D459" w14:textId="77777777" w:rsidR="00DF79F0" w:rsidRDefault="00DF79F0" w:rsidP="00531B4B">
            <w:r>
              <w:t>1.017</w:t>
            </w:r>
          </w:p>
        </w:tc>
        <w:tc>
          <w:tcPr>
            <w:tcW w:w="0" w:type="auto"/>
          </w:tcPr>
          <w:p w14:paraId="263C1561" w14:textId="77777777" w:rsidR="00DF79F0" w:rsidRDefault="00DF79F0" w:rsidP="00531B4B"/>
        </w:tc>
        <w:tc>
          <w:tcPr>
            <w:tcW w:w="0" w:type="auto"/>
          </w:tcPr>
          <w:p w14:paraId="6A0CE2CF" w14:textId="77777777" w:rsidR="00DF79F0" w:rsidRDefault="00DF79F0" w:rsidP="00531B4B">
            <w:r>
              <w:t>1.025</w:t>
            </w:r>
          </w:p>
        </w:tc>
        <w:tc>
          <w:tcPr>
            <w:tcW w:w="0" w:type="auto"/>
          </w:tcPr>
          <w:p w14:paraId="0B65FE5D" w14:textId="77777777" w:rsidR="00DF79F0" w:rsidRDefault="00DF79F0" w:rsidP="00531B4B">
            <w:r>
              <w:t>1.027</w:t>
            </w:r>
          </w:p>
        </w:tc>
      </w:tr>
      <w:tr w:rsidR="00DF79F0" w14:paraId="2F8A8F5C" w14:textId="77777777" w:rsidTr="0091171E">
        <w:trPr>
          <w:jc w:val="center"/>
        </w:trPr>
        <w:tc>
          <w:tcPr>
            <w:tcW w:w="0" w:type="auto"/>
          </w:tcPr>
          <w:p w14:paraId="27BED5F7" w14:textId="77777777" w:rsidR="00DF79F0" w:rsidRDefault="00DF79F0" w:rsidP="00531B4B">
            <w:r>
              <w:t>4</w:t>
            </w:r>
          </w:p>
        </w:tc>
        <w:tc>
          <w:tcPr>
            <w:tcW w:w="0" w:type="auto"/>
          </w:tcPr>
          <w:p w14:paraId="5F232731" w14:textId="77777777" w:rsidR="00DF79F0" w:rsidRDefault="00DF79F0" w:rsidP="00531B4B">
            <w:r>
              <w:t>1.022</w:t>
            </w:r>
          </w:p>
        </w:tc>
        <w:tc>
          <w:tcPr>
            <w:tcW w:w="0" w:type="auto"/>
          </w:tcPr>
          <w:p w14:paraId="62A3610F" w14:textId="77777777" w:rsidR="00DF79F0" w:rsidRDefault="00DF79F0" w:rsidP="00531B4B">
            <w:r>
              <w:t>1.024</w:t>
            </w:r>
          </w:p>
        </w:tc>
        <w:tc>
          <w:tcPr>
            <w:tcW w:w="0" w:type="auto"/>
          </w:tcPr>
          <w:p w14:paraId="30CF699F" w14:textId="77777777" w:rsidR="00DF79F0" w:rsidRDefault="00DF79F0" w:rsidP="00531B4B"/>
        </w:tc>
        <w:tc>
          <w:tcPr>
            <w:tcW w:w="0" w:type="auto"/>
          </w:tcPr>
          <w:p w14:paraId="2013C531" w14:textId="77777777" w:rsidR="00DF79F0" w:rsidRDefault="00DF79F0" w:rsidP="00531B4B">
            <w:r>
              <w:t>1.032</w:t>
            </w:r>
          </w:p>
        </w:tc>
        <w:tc>
          <w:tcPr>
            <w:tcW w:w="0" w:type="auto"/>
          </w:tcPr>
          <w:p w14:paraId="3180A6C5" w14:textId="77777777" w:rsidR="00DF79F0" w:rsidRDefault="00DF79F0" w:rsidP="00531B4B">
            <w:r>
              <w:t>1.035</w:t>
            </w:r>
          </w:p>
        </w:tc>
      </w:tr>
      <w:tr w:rsidR="00DF79F0" w14:paraId="544880A4" w14:textId="77777777" w:rsidTr="0091171E">
        <w:trPr>
          <w:jc w:val="center"/>
        </w:trPr>
        <w:tc>
          <w:tcPr>
            <w:tcW w:w="0" w:type="auto"/>
            <w:tcBorders>
              <w:bottom w:val="single" w:sz="4" w:space="0" w:color="auto"/>
            </w:tcBorders>
          </w:tcPr>
          <w:p w14:paraId="71AA944F" w14:textId="77777777" w:rsidR="00DF79F0" w:rsidRDefault="00DF79F0" w:rsidP="00531B4B">
            <w:r>
              <w:t>5</w:t>
            </w:r>
          </w:p>
        </w:tc>
        <w:tc>
          <w:tcPr>
            <w:tcW w:w="0" w:type="auto"/>
            <w:tcBorders>
              <w:bottom w:val="single" w:sz="4" w:space="0" w:color="auto"/>
            </w:tcBorders>
          </w:tcPr>
          <w:p w14:paraId="38089D60" w14:textId="77777777" w:rsidR="00DF79F0" w:rsidRDefault="00DF79F0" w:rsidP="00531B4B">
            <w:r>
              <w:t>1.026</w:t>
            </w:r>
          </w:p>
        </w:tc>
        <w:tc>
          <w:tcPr>
            <w:tcW w:w="0" w:type="auto"/>
            <w:tcBorders>
              <w:bottom w:val="single" w:sz="4" w:space="0" w:color="auto"/>
            </w:tcBorders>
          </w:tcPr>
          <w:p w14:paraId="3D8A3D53" w14:textId="77777777" w:rsidR="00DF79F0" w:rsidRDefault="00DF79F0" w:rsidP="00531B4B">
            <w:r>
              <w:t>1.028</w:t>
            </w:r>
          </w:p>
        </w:tc>
        <w:tc>
          <w:tcPr>
            <w:tcW w:w="0" w:type="auto"/>
            <w:tcBorders>
              <w:bottom w:val="single" w:sz="4" w:space="0" w:color="auto"/>
            </w:tcBorders>
          </w:tcPr>
          <w:p w14:paraId="7B5F5DA2" w14:textId="77777777" w:rsidR="00DF79F0" w:rsidRDefault="00DF79F0" w:rsidP="00531B4B"/>
        </w:tc>
        <w:tc>
          <w:tcPr>
            <w:tcW w:w="0" w:type="auto"/>
            <w:tcBorders>
              <w:bottom w:val="single" w:sz="4" w:space="0" w:color="auto"/>
            </w:tcBorders>
          </w:tcPr>
          <w:p w14:paraId="149810CE" w14:textId="77777777" w:rsidR="00DF79F0" w:rsidRDefault="00DF79F0" w:rsidP="00531B4B">
            <w:r>
              <w:t>1.037</w:t>
            </w:r>
          </w:p>
        </w:tc>
        <w:tc>
          <w:tcPr>
            <w:tcW w:w="0" w:type="auto"/>
            <w:tcBorders>
              <w:bottom w:val="single" w:sz="4" w:space="0" w:color="auto"/>
            </w:tcBorders>
          </w:tcPr>
          <w:p w14:paraId="28C9798B" w14:textId="77777777" w:rsidR="00DF79F0" w:rsidRDefault="00DF79F0" w:rsidP="00531B4B">
            <w:r>
              <w:t>1.040</w:t>
            </w:r>
          </w:p>
        </w:tc>
      </w:tr>
    </w:tbl>
    <w:p w14:paraId="43C257F8" w14:textId="77777777" w:rsidR="00EA4306" w:rsidRDefault="00EA4306" w:rsidP="00531B4B">
      <w:pPr>
        <w:ind w:firstLine="432"/>
      </w:pPr>
    </w:p>
    <w:p w14:paraId="7C7C07CA" w14:textId="6FCB7361" w:rsidR="00C77DE0" w:rsidRDefault="004B7375" w:rsidP="004B7375">
      <w:pPr>
        <w:pStyle w:val="Caption"/>
        <w:jc w:val="center"/>
      </w:pPr>
      <w:bookmarkStart w:id="1" w:name="_Ref186485036"/>
      <w:r>
        <w:t>表</w:t>
      </w:r>
      <w:r>
        <w:t xml:space="preserve"> </w:t>
      </w:r>
      <w:r w:rsidR="00504379">
        <w:fldChar w:fldCharType="begin"/>
      </w:r>
      <w:r w:rsidR="00504379">
        <w:instrText xml:space="preserve"> STYLEREF 1 \s </w:instrText>
      </w:r>
      <w:r w:rsidR="00504379">
        <w:fldChar w:fldCharType="separate"/>
      </w:r>
      <w:r w:rsidR="00504379">
        <w:rPr>
          <w:noProof/>
        </w:rPr>
        <w:t>12</w:t>
      </w:r>
      <w:r w:rsidR="00504379">
        <w:fldChar w:fldCharType="end"/>
      </w:r>
      <w:r w:rsidR="00504379">
        <w:noBreakHyphen/>
      </w:r>
      <w:r w:rsidR="00504379">
        <w:fldChar w:fldCharType="begin"/>
      </w:r>
      <w:r w:rsidR="00504379">
        <w:instrText xml:space="preserve"> SEQ </w:instrText>
      </w:r>
      <w:r w:rsidR="00504379">
        <w:instrText>表</w:instrText>
      </w:r>
      <w:r w:rsidR="00504379">
        <w:instrText xml:space="preserve"> \* ARABIC \s 1 </w:instrText>
      </w:r>
      <w:r w:rsidR="00504379">
        <w:fldChar w:fldCharType="separate"/>
      </w:r>
      <w:r w:rsidR="00504379">
        <w:rPr>
          <w:noProof/>
        </w:rPr>
        <w:t>2</w:t>
      </w:r>
      <w:r w:rsidR="00504379">
        <w:fldChar w:fldCharType="end"/>
      </w:r>
      <w:bookmarkEnd w:id="1"/>
      <w:r>
        <w:rPr>
          <w:rFonts w:hint="eastAsia"/>
        </w:rPr>
        <w:t xml:space="preserve"> </w:t>
      </w:r>
      <w:r>
        <w:rPr>
          <w:rFonts w:hint="eastAsia"/>
        </w:rPr>
        <w:t>非</w:t>
      </w:r>
      <w:r w:rsidR="009909CE">
        <w:rPr>
          <w:rFonts w:hint="eastAsia"/>
        </w:rPr>
        <w:t>绑定类</w:t>
      </w:r>
      <w:r w:rsidRPr="00832761">
        <w:t>O’Brien</w:t>
      </w:r>
      <w:r>
        <w:t>-</w:t>
      </w:r>
      <w:r w:rsidRPr="00832761">
        <w:t>Fleming</w:t>
      </w:r>
      <w:r>
        <w:rPr>
          <w:rFonts w:hint="eastAsia"/>
        </w:rPr>
        <w:t>法样本量扩增系数（</w:t>
      </w:r>
      <w:r>
        <w:t>k</w:t>
      </w:r>
      <w:r>
        <w:rPr>
          <w:rFonts w:hint="eastAsia"/>
        </w:rPr>
        <w:t>为总检验次数）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
        <w:gridCol w:w="736"/>
        <w:gridCol w:w="736"/>
        <w:gridCol w:w="222"/>
        <w:gridCol w:w="736"/>
        <w:gridCol w:w="736"/>
      </w:tblGrid>
      <w:tr w:rsidR="00EA4306" w14:paraId="7FBA4336" w14:textId="77777777" w:rsidTr="003C5950">
        <w:trPr>
          <w:jc w:val="center"/>
        </w:trPr>
        <w:tc>
          <w:tcPr>
            <w:tcW w:w="0" w:type="auto"/>
            <w:vMerge w:val="restart"/>
            <w:tcBorders>
              <w:top w:val="single" w:sz="4" w:space="0" w:color="auto"/>
            </w:tcBorders>
            <w:vAlign w:val="center"/>
          </w:tcPr>
          <w:p w14:paraId="231BE9F5" w14:textId="77777777" w:rsidR="00EA4306" w:rsidRDefault="00EA4306" w:rsidP="003C5950">
            <w:r>
              <w:t>k</w:t>
            </w:r>
          </w:p>
        </w:tc>
        <w:tc>
          <w:tcPr>
            <w:tcW w:w="0" w:type="auto"/>
            <w:gridSpan w:val="2"/>
            <w:tcBorders>
              <w:top w:val="single" w:sz="4" w:space="0" w:color="auto"/>
              <w:bottom w:val="single" w:sz="4" w:space="0" w:color="auto"/>
            </w:tcBorders>
          </w:tcPr>
          <w:p w14:paraId="00EB23B7" w14:textId="77777777" w:rsidR="00EA4306" w:rsidRDefault="00EA4306" w:rsidP="003C5950">
            <w:pPr>
              <w:jc w:val="center"/>
            </w:pPr>
            <w:r>
              <w:rPr>
                <w:rFonts w:hint="eastAsia"/>
              </w:rPr>
              <w:t>α</w:t>
            </w:r>
            <w:r>
              <w:t>=0.05</w:t>
            </w:r>
          </w:p>
        </w:tc>
        <w:tc>
          <w:tcPr>
            <w:tcW w:w="0" w:type="auto"/>
            <w:tcBorders>
              <w:top w:val="single" w:sz="4" w:space="0" w:color="auto"/>
            </w:tcBorders>
          </w:tcPr>
          <w:p w14:paraId="57C5D070" w14:textId="77777777" w:rsidR="00EA4306" w:rsidRDefault="00EA4306" w:rsidP="003C5950">
            <w:pPr>
              <w:rPr>
                <w:rFonts w:eastAsia="Times New Roman"/>
              </w:rPr>
            </w:pPr>
          </w:p>
        </w:tc>
        <w:tc>
          <w:tcPr>
            <w:tcW w:w="0" w:type="auto"/>
            <w:gridSpan w:val="2"/>
            <w:tcBorders>
              <w:top w:val="single" w:sz="4" w:space="0" w:color="auto"/>
              <w:bottom w:val="single" w:sz="4" w:space="0" w:color="auto"/>
            </w:tcBorders>
          </w:tcPr>
          <w:p w14:paraId="5ADA31ED" w14:textId="77777777" w:rsidR="00EA4306" w:rsidRDefault="00EA4306" w:rsidP="003C5950">
            <w:pPr>
              <w:jc w:val="center"/>
            </w:pPr>
            <w:r>
              <w:rPr>
                <w:rFonts w:hint="eastAsia"/>
              </w:rPr>
              <w:t>α</w:t>
            </w:r>
            <w:r>
              <w:t>=0.1</w:t>
            </w:r>
          </w:p>
        </w:tc>
      </w:tr>
      <w:tr w:rsidR="00EA4306" w14:paraId="401923FE" w14:textId="77777777" w:rsidTr="003C5950">
        <w:trPr>
          <w:jc w:val="center"/>
        </w:trPr>
        <w:tc>
          <w:tcPr>
            <w:tcW w:w="0" w:type="auto"/>
            <w:vMerge/>
            <w:tcBorders>
              <w:bottom w:val="single" w:sz="4" w:space="0" w:color="auto"/>
            </w:tcBorders>
          </w:tcPr>
          <w:p w14:paraId="27B160F6" w14:textId="77777777" w:rsidR="00EA4306" w:rsidRDefault="00EA4306" w:rsidP="003C5950"/>
        </w:tc>
        <w:tc>
          <w:tcPr>
            <w:tcW w:w="0" w:type="auto"/>
            <w:tcBorders>
              <w:top w:val="single" w:sz="4" w:space="0" w:color="auto"/>
              <w:bottom w:val="single" w:sz="4" w:space="0" w:color="auto"/>
            </w:tcBorders>
          </w:tcPr>
          <w:p w14:paraId="5AE17809" w14:textId="77777777" w:rsidR="00EA4306" w:rsidRDefault="00EA4306" w:rsidP="003C5950">
            <w:r>
              <w:rPr>
                <w:rFonts w:hint="eastAsia"/>
              </w:rPr>
              <w:t>β</w:t>
            </w:r>
            <w:r>
              <w:t>=0.1</w:t>
            </w:r>
          </w:p>
        </w:tc>
        <w:tc>
          <w:tcPr>
            <w:tcW w:w="0" w:type="auto"/>
            <w:tcBorders>
              <w:top w:val="single" w:sz="4" w:space="0" w:color="auto"/>
              <w:bottom w:val="single" w:sz="4" w:space="0" w:color="auto"/>
            </w:tcBorders>
          </w:tcPr>
          <w:p w14:paraId="16C6D3BA" w14:textId="77777777" w:rsidR="00EA4306" w:rsidRDefault="00EA4306" w:rsidP="003C5950">
            <w:r w:rsidRPr="00DF79F0">
              <w:rPr>
                <w:rFonts w:eastAsia="等线" w:hint="eastAsia"/>
              </w:rPr>
              <w:t>β</w:t>
            </w:r>
            <w:r>
              <w:t>=0.2</w:t>
            </w:r>
          </w:p>
        </w:tc>
        <w:tc>
          <w:tcPr>
            <w:tcW w:w="0" w:type="auto"/>
            <w:tcBorders>
              <w:bottom w:val="single" w:sz="4" w:space="0" w:color="auto"/>
            </w:tcBorders>
          </w:tcPr>
          <w:p w14:paraId="64B553F8" w14:textId="77777777" w:rsidR="00EA4306" w:rsidRPr="00DF79F0" w:rsidRDefault="00EA4306" w:rsidP="003C5950">
            <w:pPr>
              <w:rPr>
                <w:rFonts w:eastAsia="等线"/>
              </w:rPr>
            </w:pPr>
          </w:p>
        </w:tc>
        <w:tc>
          <w:tcPr>
            <w:tcW w:w="0" w:type="auto"/>
            <w:tcBorders>
              <w:top w:val="single" w:sz="4" w:space="0" w:color="auto"/>
              <w:bottom w:val="single" w:sz="4" w:space="0" w:color="auto"/>
            </w:tcBorders>
          </w:tcPr>
          <w:p w14:paraId="1B634349" w14:textId="77777777" w:rsidR="00EA4306" w:rsidRDefault="00EA4306" w:rsidP="003C5950">
            <w:r w:rsidRPr="00DF79F0">
              <w:rPr>
                <w:rFonts w:eastAsia="等线" w:hint="eastAsia"/>
              </w:rPr>
              <w:t>β</w:t>
            </w:r>
            <w:r>
              <w:t>=0.1</w:t>
            </w:r>
          </w:p>
        </w:tc>
        <w:tc>
          <w:tcPr>
            <w:tcW w:w="0" w:type="auto"/>
            <w:tcBorders>
              <w:top w:val="single" w:sz="4" w:space="0" w:color="auto"/>
              <w:bottom w:val="single" w:sz="4" w:space="0" w:color="auto"/>
            </w:tcBorders>
          </w:tcPr>
          <w:p w14:paraId="4A191A77" w14:textId="77777777" w:rsidR="00EA4306" w:rsidRDefault="00EA4306" w:rsidP="003C5950">
            <w:r w:rsidRPr="00DF79F0">
              <w:rPr>
                <w:rFonts w:eastAsia="等线" w:hint="eastAsia"/>
              </w:rPr>
              <w:t>β</w:t>
            </w:r>
            <w:r>
              <w:t>=0.2</w:t>
            </w:r>
          </w:p>
        </w:tc>
      </w:tr>
      <w:tr w:rsidR="00677243" w14:paraId="379AA9C1" w14:textId="77777777" w:rsidTr="003C5950">
        <w:trPr>
          <w:jc w:val="center"/>
        </w:trPr>
        <w:tc>
          <w:tcPr>
            <w:tcW w:w="0" w:type="auto"/>
            <w:tcBorders>
              <w:top w:val="single" w:sz="4" w:space="0" w:color="auto"/>
            </w:tcBorders>
          </w:tcPr>
          <w:p w14:paraId="1F869C2B" w14:textId="77777777" w:rsidR="00677243" w:rsidRDefault="00677243" w:rsidP="00677243">
            <w:r>
              <w:t>2</w:t>
            </w:r>
          </w:p>
        </w:tc>
        <w:tc>
          <w:tcPr>
            <w:tcW w:w="0" w:type="auto"/>
            <w:tcBorders>
              <w:top w:val="single" w:sz="4" w:space="0" w:color="auto"/>
            </w:tcBorders>
          </w:tcPr>
          <w:p w14:paraId="0A21EFBF" w14:textId="036A9A59" w:rsidR="00677243" w:rsidRDefault="00677243" w:rsidP="00677243">
            <w:r w:rsidRPr="003F05A0">
              <w:t>1.025</w:t>
            </w:r>
          </w:p>
        </w:tc>
        <w:tc>
          <w:tcPr>
            <w:tcW w:w="0" w:type="auto"/>
            <w:tcBorders>
              <w:top w:val="single" w:sz="4" w:space="0" w:color="auto"/>
            </w:tcBorders>
          </w:tcPr>
          <w:p w14:paraId="52F728DC" w14:textId="1BD7494B" w:rsidR="00677243" w:rsidRDefault="00677243" w:rsidP="00677243">
            <w:r w:rsidRPr="003F05A0">
              <w:t>1.056</w:t>
            </w:r>
          </w:p>
        </w:tc>
        <w:tc>
          <w:tcPr>
            <w:tcW w:w="0" w:type="auto"/>
            <w:tcBorders>
              <w:top w:val="single" w:sz="4" w:space="0" w:color="auto"/>
            </w:tcBorders>
          </w:tcPr>
          <w:p w14:paraId="6EE75BC8" w14:textId="77777777" w:rsidR="00677243" w:rsidRDefault="00677243" w:rsidP="00677243"/>
        </w:tc>
        <w:tc>
          <w:tcPr>
            <w:tcW w:w="0" w:type="auto"/>
            <w:tcBorders>
              <w:top w:val="single" w:sz="4" w:space="0" w:color="auto"/>
            </w:tcBorders>
          </w:tcPr>
          <w:p w14:paraId="3CB8FC05" w14:textId="727DAB17" w:rsidR="00677243" w:rsidRDefault="00677243" w:rsidP="00677243">
            <w:r w:rsidRPr="003F05A0">
              <w:t>1.031</w:t>
            </w:r>
          </w:p>
        </w:tc>
        <w:tc>
          <w:tcPr>
            <w:tcW w:w="0" w:type="auto"/>
            <w:tcBorders>
              <w:top w:val="single" w:sz="4" w:space="0" w:color="auto"/>
            </w:tcBorders>
          </w:tcPr>
          <w:p w14:paraId="1FA9291B" w14:textId="22004BFA" w:rsidR="00677243" w:rsidRDefault="00677243" w:rsidP="00677243">
            <w:r w:rsidRPr="003F05A0">
              <w:t>1.067</w:t>
            </w:r>
          </w:p>
        </w:tc>
      </w:tr>
      <w:tr w:rsidR="00677243" w14:paraId="6103B9E4" w14:textId="77777777" w:rsidTr="003C5950">
        <w:trPr>
          <w:jc w:val="center"/>
        </w:trPr>
        <w:tc>
          <w:tcPr>
            <w:tcW w:w="0" w:type="auto"/>
          </w:tcPr>
          <w:p w14:paraId="436F2CC0" w14:textId="77777777" w:rsidR="00677243" w:rsidRDefault="00677243" w:rsidP="00677243">
            <w:r>
              <w:t>3</w:t>
            </w:r>
          </w:p>
        </w:tc>
        <w:tc>
          <w:tcPr>
            <w:tcW w:w="0" w:type="auto"/>
          </w:tcPr>
          <w:p w14:paraId="1B14A136" w14:textId="45D51B74" w:rsidR="00677243" w:rsidRDefault="00677243" w:rsidP="00677243">
            <w:r w:rsidRPr="003F05A0">
              <w:t>1.059</w:t>
            </w:r>
          </w:p>
        </w:tc>
        <w:tc>
          <w:tcPr>
            <w:tcW w:w="0" w:type="auto"/>
          </w:tcPr>
          <w:p w14:paraId="017957D5" w14:textId="422DD9F7" w:rsidR="00677243" w:rsidRDefault="00677243" w:rsidP="00677243">
            <w:r w:rsidRPr="003F05A0">
              <w:t>1.104</w:t>
            </w:r>
          </w:p>
        </w:tc>
        <w:tc>
          <w:tcPr>
            <w:tcW w:w="0" w:type="auto"/>
          </w:tcPr>
          <w:p w14:paraId="272B373C" w14:textId="77777777" w:rsidR="00677243" w:rsidRDefault="00677243" w:rsidP="00677243"/>
        </w:tc>
        <w:tc>
          <w:tcPr>
            <w:tcW w:w="0" w:type="auto"/>
          </w:tcPr>
          <w:p w14:paraId="3FF2BCC2" w14:textId="4FBF5C68" w:rsidR="00677243" w:rsidRDefault="00677243" w:rsidP="00677243">
            <w:r w:rsidRPr="003F05A0">
              <w:t>1.071</w:t>
            </w:r>
          </w:p>
        </w:tc>
        <w:tc>
          <w:tcPr>
            <w:tcW w:w="0" w:type="auto"/>
          </w:tcPr>
          <w:p w14:paraId="5E403A26" w14:textId="361E1463" w:rsidR="00677243" w:rsidRDefault="00677243" w:rsidP="00677243">
            <w:r w:rsidRPr="003F05A0">
              <w:t>1.122</w:t>
            </w:r>
          </w:p>
        </w:tc>
      </w:tr>
      <w:tr w:rsidR="00677243" w14:paraId="3677AF1A" w14:textId="77777777" w:rsidTr="003C5950">
        <w:trPr>
          <w:jc w:val="center"/>
        </w:trPr>
        <w:tc>
          <w:tcPr>
            <w:tcW w:w="0" w:type="auto"/>
          </w:tcPr>
          <w:p w14:paraId="66FF43DB" w14:textId="77777777" w:rsidR="00677243" w:rsidRDefault="00677243" w:rsidP="00677243">
            <w:r>
              <w:t>4</w:t>
            </w:r>
          </w:p>
        </w:tc>
        <w:tc>
          <w:tcPr>
            <w:tcW w:w="0" w:type="auto"/>
          </w:tcPr>
          <w:p w14:paraId="69DB1534" w14:textId="191CFE65" w:rsidR="00677243" w:rsidRDefault="00677243" w:rsidP="00677243">
            <w:r w:rsidRPr="003F05A0">
              <w:t>1.083</w:t>
            </w:r>
          </w:p>
        </w:tc>
        <w:tc>
          <w:tcPr>
            <w:tcW w:w="0" w:type="auto"/>
          </w:tcPr>
          <w:p w14:paraId="14C95445" w14:textId="397695B0" w:rsidR="00677243" w:rsidRDefault="00677243" w:rsidP="00677243">
            <w:r w:rsidRPr="003F05A0">
              <w:t>1.135</w:t>
            </w:r>
          </w:p>
        </w:tc>
        <w:tc>
          <w:tcPr>
            <w:tcW w:w="0" w:type="auto"/>
          </w:tcPr>
          <w:p w14:paraId="0AB28F85" w14:textId="77777777" w:rsidR="00677243" w:rsidRDefault="00677243" w:rsidP="00677243"/>
        </w:tc>
        <w:tc>
          <w:tcPr>
            <w:tcW w:w="0" w:type="auto"/>
          </w:tcPr>
          <w:p w14:paraId="7F389A7C" w14:textId="2FD7E906" w:rsidR="00677243" w:rsidRDefault="00677243" w:rsidP="00677243">
            <w:r w:rsidRPr="003F05A0">
              <w:t>1.097</w:t>
            </w:r>
          </w:p>
        </w:tc>
        <w:tc>
          <w:tcPr>
            <w:tcW w:w="0" w:type="auto"/>
          </w:tcPr>
          <w:p w14:paraId="398B7797" w14:textId="47D80555" w:rsidR="00677243" w:rsidRDefault="00677243" w:rsidP="00677243">
            <w:r w:rsidRPr="003F05A0">
              <w:t>1.156</w:t>
            </w:r>
          </w:p>
        </w:tc>
      </w:tr>
      <w:tr w:rsidR="00677243" w14:paraId="507091C6" w14:textId="77777777" w:rsidTr="003C5950">
        <w:trPr>
          <w:jc w:val="center"/>
        </w:trPr>
        <w:tc>
          <w:tcPr>
            <w:tcW w:w="0" w:type="auto"/>
            <w:tcBorders>
              <w:bottom w:val="single" w:sz="4" w:space="0" w:color="auto"/>
            </w:tcBorders>
          </w:tcPr>
          <w:p w14:paraId="28854AB8" w14:textId="77777777" w:rsidR="00677243" w:rsidRDefault="00677243" w:rsidP="00677243">
            <w:r>
              <w:t>5</w:t>
            </w:r>
          </w:p>
        </w:tc>
        <w:tc>
          <w:tcPr>
            <w:tcW w:w="0" w:type="auto"/>
            <w:tcBorders>
              <w:bottom w:val="single" w:sz="4" w:space="0" w:color="auto"/>
            </w:tcBorders>
          </w:tcPr>
          <w:p w14:paraId="1C903941" w14:textId="1E5E6897" w:rsidR="00677243" w:rsidRDefault="00677243" w:rsidP="00677243">
            <w:r w:rsidRPr="003F05A0">
              <w:t>1.099</w:t>
            </w:r>
          </w:p>
        </w:tc>
        <w:tc>
          <w:tcPr>
            <w:tcW w:w="0" w:type="auto"/>
            <w:tcBorders>
              <w:bottom w:val="single" w:sz="4" w:space="0" w:color="auto"/>
            </w:tcBorders>
          </w:tcPr>
          <w:p w14:paraId="63F1463B" w14:textId="5AEF5C4A" w:rsidR="00677243" w:rsidRDefault="00677243" w:rsidP="00677243">
            <w:r w:rsidRPr="003F05A0">
              <w:t>1.155</w:t>
            </w:r>
          </w:p>
        </w:tc>
        <w:tc>
          <w:tcPr>
            <w:tcW w:w="0" w:type="auto"/>
            <w:tcBorders>
              <w:bottom w:val="single" w:sz="4" w:space="0" w:color="auto"/>
            </w:tcBorders>
          </w:tcPr>
          <w:p w14:paraId="3A203A8C" w14:textId="77777777" w:rsidR="00677243" w:rsidRDefault="00677243" w:rsidP="00677243"/>
        </w:tc>
        <w:tc>
          <w:tcPr>
            <w:tcW w:w="0" w:type="auto"/>
            <w:tcBorders>
              <w:bottom w:val="single" w:sz="4" w:space="0" w:color="auto"/>
            </w:tcBorders>
          </w:tcPr>
          <w:p w14:paraId="0172E308" w14:textId="610A383C" w:rsidR="00677243" w:rsidRDefault="00677243" w:rsidP="00677243">
            <w:r w:rsidRPr="003F05A0">
              <w:t>1.115</w:t>
            </w:r>
          </w:p>
        </w:tc>
        <w:tc>
          <w:tcPr>
            <w:tcW w:w="0" w:type="auto"/>
            <w:tcBorders>
              <w:bottom w:val="single" w:sz="4" w:space="0" w:color="auto"/>
            </w:tcBorders>
          </w:tcPr>
          <w:p w14:paraId="2F7C590A" w14:textId="381C66B1" w:rsidR="00677243" w:rsidRDefault="00677243" w:rsidP="00677243">
            <w:r w:rsidRPr="003F05A0">
              <w:t>1.177</w:t>
            </w:r>
          </w:p>
        </w:tc>
      </w:tr>
    </w:tbl>
    <w:p w14:paraId="0279E17A" w14:textId="77777777" w:rsidR="00EA4306" w:rsidRDefault="00EA4306" w:rsidP="00531B4B">
      <w:pPr>
        <w:ind w:firstLine="432"/>
      </w:pPr>
    </w:p>
    <w:p w14:paraId="6D42DB19" w14:textId="62E0D259" w:rsidR="00504379" w:rsidRDefault="00504379" w:rsidP="00504379">
      <w:pPr>
        <w:pStyle w:val="Caption"/>
        <w:jc w:val="center"/>
      </w:pPr>
      <w:bookmarkStart w:id="2" w:name="_Ref186528005"/>
      <w:r>
        <w:t>表</w:t>
      </w:r>
      <w:r>
        <w:t xml:space="preserve"> </w:t>
      </w:r>
      <w:r>
        <w:fldChar w:fldCharType="begin"/>
      </w:r>
      <w:r>
        <w:instrText xml:space="preserve"> STYLEREF 1 \s </w:instrText>
      </w:r>
      <w:r>
        <w:fldChar w:fldCharType="separate"/>
      </w:r>
      <w:r>
        <w:rPr>
          <w:noProof/>
        </w:rPr>
        <w:t>12</w:t>
      </w:r>
      <w: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3</w:t>
      </w:r>
      <w:r>
        <w:fldChar w:fldCharType="end"/>
      </w:r>
      <w:bookmarkEnd w:id="2"/>
      <w:r>
        <w:rPr>
          <w:rFonts w:hint="eastAsia"/>
        </w:rPr>
        <w:t xml:space="preserve"> </w:t>
      </w:r>
      <w:r w:rsidR="009909CE">
        <w:rPr>
          <w:rFonts w:hint="eastAsia"/>
        </w:rPr>
        <w:t>绑定</w:t>
      </w:r>
      <w:r>
        <w:rPr>
          <w:rFonts w:hint="eastAsia"/>
        </w:rPr>
        <w:t>性</w:t>
      </w:r>
      <w:r w:rsidR="009909CE">
        <w:rPr>
          <w:rFonts w:hint="eastAsia"/>
        </w:rPr>
        <w:t>类</w:t>
      </w:r>
      <w:r w:rsidRPr="00832761">
        <w:t>O’Brien</w:t>
      </w:r>
      <w:r>
        <w:t>-</w:t>
      </w:r>
      <w:r w:rsidRPr="00832761">
        <w:t>Fleming</w:t>
      </w:r>
      <w:r>
        <w:rPr>
          <w:rFonts w:hint="eastAsia"/>
        </w:rPr>
        <w:t>法样本量扩增系数（</w:t>
      </w:r>
      <w:r>
        <w:t>k</w:t>
      </w:r>
      <w:r>
        <w:rPr>
          <w:rFonts w:hint="eastAsia"/>
        </w:rPr>
        <w:t>为总检验次数）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
        <w:gridCol w:w="736"/>
        <w:gridCol w:w="736"/>
        <w:gridCol w:w="222"/>
        <w:gridCol w:w="736"/>
        <w:gridCol w:w="736"/>
      </w:tblGrid>
      <w:tr w:rsidR="00504379" w14:paraId="3A002BE4" w14:textId="77777777" w:rsidTr="00357139">
        <w:trPr>
          <w:jc w:val="center"/>
        </w:trPr>
        <w:tc>
          <w:tcPr>
            <w:tcW w:w="0" w:type="auto"/>
            <w:vMerge w:val="restart"/>
            <w:tcBorders>
              <w:top w:val="single" w:sz="4" w:space="0" w:color="auto"/>
            </w:tcBorders>
            <w:vAlign w:val="center"/>
          </w:tcPr>
          <w:p w14:paraId="68D30BDF" w14:textId="77777777" w:rsidR="00504379" w:rsidRDefault="00504379" w:rsidP="00357139">
            <w:r>
              <w:t>k</w:t>
            </w:r>
          </w:p>
        </w:tc>
        <w:tc>
          <w:tcPr>
            <w:tcW w:w="0" w:type="auto"/>
            <w:gridSpan w:val="2"/>
            <w:tcBorders>
              <w:top w:val="single" w:sz="4" w:space="0" w:color="auto"/>
              <w:bottom w:val="single" w:sz="4" w:space="0" w:color="auto"/>
            </w:tcBorders>
          </w:tcPr>
          <w:p w14:paraId="037B5A68" w14:textId="77777777" w:rsidR="00504379" w:rsidRDefault="00504379" w:rsidP="00357139">
            <w:pPr>
              <w:jc w:val="center"/>
            </w:pPr>
            <w:r>
              <w:rPr>
                <w:rFonts w:hint="eastAsia"/>
              </w:rPr>
              <w:t>α</w:t>
            </w:r>
            <w:r>
              <w:t>=0.05</w:t>
            </w:r>
          </w:p>
        </w:tc>
        <w:tc>
          <w:tcPr>
            <w:tcW w:w="0" w:type="auto"/>
            <w:tcBorders>
              <w:top w:val="single" w:sz="4" w:space="0" w:color="auto"/>
            </w:tcBorders>
          </w:tcPr>
          <w:p w14:paraId="2E480CF1" w14:textId="77777777" w:rsidR="00504379" w:rsidRDefault="00504379" w:rsidP="00357139">
            <w:pPr>
              <w:rPr>
                <w:rFonts w:eastAsia="Times New Roman"/>
              </w:rPr>
            </w:pPr>
          </w:p>
        </w:tc>
        <w:tc>
          <w:tcPr>
            <w:tcW w:w="0" w:type="auto"/>
            <w:gridSpan w:val="2"/>
            <w:tcBorders>
              <w:top w:val="single" w:sz="4" w:space="0" w:color="auto"/>
              <w:bottom w:val="single" w:sz="4" w:space="0" w:color="auto"/>
            </w:tcBorders>
          </w:tcPr>
          <w:p w14:paraId="1D254621" w14:textId="77777777" w:rsidR="00504379" w:rsidRDefault="00504379" w:rsidP="00357139">
            <w:pPr>
              <w:jc w:val="center"/>
            </w:pPr>
            <w:r>
              <w:rPr>
                <w:rFonts w:hint="eastAsia"/>
              </w:rPr>
              <w:t>α</w:t>
            </w:r>
            <w:r>
              <w:t>=0.1</w:t>
            </w:r>
          </w:p>
        </w:tc>
      </w:tr>
      <w:tr w:rsidR="00504379" w14:paraId="0269B41A" w14:textId="77777777" w:rsidTr="00357139">
        <w:trPr>
          <w:jc w:val="center"/>
        </w:trPr>
        <w:tc>
          <w:tcPr>
            <w:tcW w:w="0" w:type="auto"/>
            <w:vMerge/>
            <w:tcBorders>
              <w:bottom w:val="single" w:sz="4" w:space="0" w:color="auto"/>
            </w:tcBorders>
          </w:tcPr>
          <w:p w14:paraId="33A0A3BE" w14:textId="77777777" w:rsidR="00504379" w:rsidRDefault="00504379" w:rsidP="00357139"/>
        </w:tc>
        <w:tc>
          <w:tcPr>
            <w:tcW w:w="0" w:type="auto"/>
            <w:tcBorders>
              <w:top w:val="single" w:sz="4" w:space="0" w:color="auto"/>
              <w:bottom w:val="single" w:sz="4" w:space="0" w:color="auto"/>
            </w:tcBorders>
          </w:tcPr>
          <w:p w14:paraId="34B688AA" w14:textId="77777777" w:rsidR="00504379" w:rsidRDefault="00504379" w:rsidP="00357139">
            <w:r>
              <w:rPr>
                <w:rFonts w:hint="eastAsia"/>
              </w:rPr>
              <w:t>β</w:t>
            </w:r>
            <w:r>
              <w:t>=0.1</w:t>
            </w:r>
          </w:p>
        </w:tc>
        <w:tc>
          <w:tcPr>
            <w:tcW w:w="0" w:type="auto"/>
            <w:tcBorders>
              <w:top w:val="single" w:sz="4" w:space="0" w:color="auto"/>
              <w:bottom w:val="single" w:sz="4" w:space="0" w:color="auto"/>
            </w:tcBorders>
          </w:tcPr>
          <w:p w14:paraId="59A5B706" w14:textId="77777777" w:rsidR="00504379" w:rsidRDefault="00504379" w:rsidP="00357139">
            <w:r w:rsidRPr="00DF79F0">
              <w:rPr>
                <w:rFonts w:eastAsia="等线" w:hint="eastAsia"/>
              </w:rPr>
              <w:t>β</w:t>
            </w:r>
            <w:r>
              <w:t>=0.2</w:t>
            </w:r>
          </w:p>
        </w:tc>
        <w:tc>
          <w:tcPr>
            <w:tcW w:w="0" w:type="auto"/>
            <w:tcBorders>
              <w:bottom w:val="single" w:sz="4" w:space="0" w:color="auto"/>
            </w:tcBorders>
          </w:tcPr>
          <w:p w14:paraId="456B5625" w14:textId="77777777" w:rsidR="00504379" w:rsidRPr="00DF79F0" w:rsidRDefault="00504379" w:rsidP="00357139">
            <w:pPr>
              <w:rPr>
                <w:rFonts w:eastAsia="等线"/>
              </w:rPr>
            </w:pPr>
          </w:p>
        </w:tc>
        <w:tc>
          <w:tcPr>
            <w:tcW w:w="0" w:type="auto"/>
            <w:tcBorders>
              <w:top w:val="single" w:sz="4" w:space="0" w:color="auto"/>
              <w:bottom w:val="single" w:sz="4" w:space="0" w:color="auto"/>
            </w:tcBorders>
          </w:tcPr>
          <w:p w14:paraId="41D491AC" w14:textId="77777777" w:rsidR="00504379" w:rsidRDefault="00504379" w:rsidP="00357139">
            <w:r w:rsidRPr="00DF79F0">
              <w:rPr>
                <w:rFonts w:eastAsia="等线" w:hint="eastAsia"/>
              </w:rPr>
              <w:t>β</w:t>
            </w:r>
            <w:r>
              <w:t>=0.1</w:t>
            </w:r>
          </w:p>
        </w:tc>
        <w:tc>
          <w:tcPr>
            <w:tcW w:w="0" w:type="auto"/>
            <w:tcBorders>
              <w:top w:val="single" w:sz="4" w:space="0" w:color="auto"/>
              <w:bottom w:val="single" w:sz="4" w:space="0" w:color="auto"/>
            </w:tcBorders>
          </w:tcPr>
          <w:p w14:paraId="12E55139" w14:textId="77777777" w:rsidR="00504379" w:rsidRDefault="00504379" w:rsidP="00357139">
            <w:r w:rsidRPr="00DF79F0">
              <w:rPr>
                <w:rFonts w:eastAsia="等线" w:hint="eastAsia"/>
              </w:rPr>
              <w:t>β</w:t>
            </w:r>
            <w:r>
              <w:t>=0.2</w:t>
            </w:r>
          </w:p>
        </w:tc>
      </w:tr>
      <w:tr w:rsidR="00504379" w14:paraId="1E1A6165" w14:textId="77777777" w:rsidTr="00357139">
        <w:trPr>
          <w:jc w:val="center"/>
        </w:trPr>
        <w:tc>
          <w:tcPr>
            <w:tcW w:w="0" w:type="auto"/>
            <w:tcBorders>
              <w:top w:val="single" w:sz="4" w:space="0" w:color="auto"/>
            </w:tcBorders>
          </w:tcPr>
          <w:p w14:paraId="2C2F0C5C" w14:textId="77777777" w:rsidR="00504379" w:rsidRDefault="00504379" w:rsidP="00504379">
            <w:r>
              <w:t>2</w:t>
            </w:r>
          </w:p>
        </w:tc>
        <w:tc>
          <w:tcPr>
            <w:tcW w:w="0" w:type="auto"/>
            <w:tcBorders>
              <w:top w:val="single" w:sz="4" w:space="0" w:color="auto"/>
            </w:tcBorders>
          </w:tcPr>
          <w:p w14:paraId="23F9E0C5" w14:textId="2CAB69C2" w:rsidR="00504379" w:rsidRDefault="00504379" w:rsidP="00504379">
            <w:r w:rsidRPr="0009692B">
              <w:t>1.017</w:t>
            </w:r>
          </w:p>
        </w:tc>
        <w:tc>
          <w:tcPr>
            <w:tcW w:w="0" w:type="auto"/>
            <w:tcBorders>
              <w:top w:val="single" w:sz="4" w:space="0" w:color="auto"/>
            </w:tcBorders>
          </w:tcPr>
          <w:p w14:paraId="4430AAA6" w14:textId="23FE1592" w:rsidR="00504379" w:rsidRDefault="00504379" w:rsidP="00504379">
            <w:r w:rsidRPr="0009692B">
              <w:t>1.034</w:t>
            </w:r>
          </w:p>
        </w:tc>
        <w:tc>
          <w:tcPr>
            <w:tcW w:w="0" w:type="auto"/>
            <w:tcBorders>
              <w:top w:val="single" w:sz="4" w:space="0" w:color="auto"/>
            </w:tcBorders>
          </w:tcPr>
          <w:p w14:paraId="1A0F8E47" w14:textId="77777777" w:rsidR="00504379" w:rsidRDefault="00504379" w:rsidP="00504379"/>
        </w:tc>
        <w:tc>
          <w:tcPr>
            <w:tcW w:w="0" w:type="auto"/>
            <w:tcBorders>
              <w:top w:val="single" w:sz="4" w:space="0" w:color="auto"/>
            </w:tcBorders>
          </w:tcPr>
          <w:p w14:paraId="61D209D1" w14:textId="201DCC1A" w:rsidR="00504379" w:rsidRDefault="00504379" w:rsidP="00504379">
            <w:r w:rsidRPr="0009692B">
              <w:t>1.021</w:t>
            </w:r>
          </w:p>
        </w:tc>
        <w:tc>
          <w:tcPr>
            <w:tcW w:w="0" w:type="auto"/>
            <w:tcBorders>
              <w:top w:val="single" w:sz="4" w:space="0" w:color="auto"/>
            </w:tcBorders>
          </w:tcPr>
          <w:p w14:paraId="51CF7077" w14:textId="56E7586F" w:rsidR="00504379" w:rsidRDefault="00504379" w:rsidP="00504379">
            <w:r w:rsidRPr="0009692B">
              <w:t>1.040</w:t>
            </w:r>
          </w:p>
        </w:tc>
      </w:tr>
      <w:tr w:rsidR="00504379" w14:paraId="7756787F" w14:textId="77777777" w:rsidTr="00357139">
        <w:trPr>
          <w:jc w:val="center"/>
        </w:trPr>
        <w:tc>
          <w:tcPr>
            <w:tcW w:w="0" w:type="auto"/>
          </w:tcPr>
          <w:p w14:paraId="75172333" w14:textId="77777777" w:rsidR="00504379" w:rsidRDefault="00504379" w:rsidP="00504379">
            <w:r>
              <w:t>3</w:t>
            </w:r>
          </w:p>
        </w:tc>
        <w:tc>
          <w:tcPr>
            <w:tcW w:w="0" w:type="auto"/>
          </w:tcPr>
          <w:p w14:paraId="13AE4E9F" w14:textId="1FEC297C" w:rsidR="00504379" w:rsidRDefault="00504379" w:rsidP="00504379">
            <w:r w:rsidRPr="0009692B">
              <w:t>1.039</w:t>
            </w:r>
          </w:p>
        </w:tc>
        <w:tc>
          <w:tcPr>
            <w:tcW w:w="0" w:type="auto"/>
          </w:tcPr>
          <w:p w14:paraId="210ADD3D" w14:textId="1CD6743B" w:rsidR="00504379" w:rsidRDefault="00504379" w:rsidP="00504379">
            <w:r w:rsidRPr="0009692B">
              <w:t>1.061</w:t>
            </w:r>
          </w:p>
        </w:tc>
        <w:tc>
          <w:tcPr>
            <w:tcW w:w="0" w:type="auto"/>
          </w:tcPr>
          <w:p w14:paraId="38D63ED5" w14:textId="77777777" w:rsidR="00504379" w:rsidRDefault="00504379" w:rsidP="00504379"/>
        </w:tc>
        <w:tc>
          <w:tcPr>
            <w:tcW w:w="0" w:type="auto"/>
          </w:tcPr>
          <w:p w14:paraId="0E354AC6" w14:textId="04D300AD" w:rsidR="00504379" w:rsidRDefault="00504379" w:rsidP="00504379">
            <w:r w:rsidRPr="0009692B">
              <w:t>1.047</w:t>
            </w:r>
          </w:p>
        </w:tc>
        <w:tc>
          <w:tcPr>
            <w:tcW w:w="0" w:type="auto"/>
          </w:tcPr>
          <w:p w14:paraId="2D8235CB" w14:textId="433EF0D3" w:rsidR="00504379" w:rsidRDefault="00504379" w:rsidP="00504379">
            <w:r w:rsidRPr="0009692B">
              <w:t>1.070</w:t>
            </w:r>
          </w:p>
        </w:tc>
      </w:tr>
      <w:tr w:rsidR="00504379" w14:paraId="19DB09FC" w14:textId="77777777" w:rsidTr="00357139">
        <w:trPr>
          <w:jc w:val="center"/>
        </w:trPr>
        <w:tc>
          <w:tcPr>
            <w:tcW w:w="0" w:type="auto"/>
          </w:tcPr>
          <w:p w14:paraId="4B59927A" w14:textId="77777777" w:rsidR="00504379" w:rsidRDefault="00504379" w:rsidP="00504379">
            <w:r>
              <w:t>4</w:t>
            </w:r>
          </w:p>
        </w:tc>
        <w:tc>
          <w:tcPr>
            <w:tcW w:w="0" w:type="auto"/>
          </w:tcPr>
          <w:p w14:paraId="4655335A" w14:textId="2CD3C0A8" w:rsidR="00504379" w:rsidRDefault="00504379" w:rsidP="00504379">
            <w:r w:rsidRPr="0009692B">
              <w:t>1.053</w:t>
            </w:r>
          </w:p>
        </w:tc>
        <w:tc>
          <w:tcPr>
            <w:tcW w:w="0" w:type="auto"/>
          </w:tcPr>
          <w:p w14:paraId="4D9FE627" w14:textId="6262FC03" w:rsidR="00504379" w:rsidRDefault="00504379" w:rsidP="00504379">
            <w:r w:rsidRPr="0009692B">
              <w:t>1.078</w:t>
            </w:r>
          </w:p>
        </w:tc>
        <w:tc>
          <w:tcPr>
            <w:tcW w:w="0" w:type="auto"/>
          </w:tcPr>
          <w:p w14:paraId="0A4D3393" w14:textId="77777777" w:rsidR="00504379" w:rsidRDefault="00504379" w:rsidP="00504379"/>
        </w:tc>
        <w:tc>
          <w:tcPr>
            <w:tcW w:w="0" w:type="auto"/>
          </w:tcPr>
          <w:p w14:paraId="4EC033DE" w14:textId="6A46DDB3" w:rsidR="00504379" w:rsidRDefault="00504379" w:rsidP="00504379">
            <w:r w:rsidRPr="0009692B">
              <w:t>1.063</w:t>
            </w:r>
          </w:p>
        </w:tc>
        <w:tc>
          <w:tcPr>
            <w:tcW w:w="0" w:type="auto"/>
          </w:tcPr>
          <w:p w14:paraId="3E929E98" w14:textId="038A04B4" w:rsidR="00504379" w:rsidRDefault="00504379" w:rsidP="00504379">
            <w:r w:rsidRPr="0009692B">
              <w:t>1.089</w:t>
            </w:r>
          </w:p>
        </w:tc>
      </w:tr>
      <w:tr w:rsidR="00504379" w14:paraId="50C352C7" w14:textId="77777777" w:rsidTr="00357139">
        <w:trPr>
          <w:jc w:val="center"/>
        </w:trPr>
        <w:tc>
          <w:tcPr>
            <w:tcW w:w="0" w:type="auto"/>
            <w:tcBorders>
              <w:bottom w:val="single" w:sz="4" w:space="0" w:color="auto"/>
            </w:tcBorders>
          </w:tcPr>
          <w:p w14:paraId="031AB715" w14:textId="77777777" w:rsidR="00504379" w:rsidRDefault="00504379" w:rsidP="00504379">
            <w:r>
              <w:t>5</w:t>
            </w:r>
          </w:p>
        </w:tc>
        <w:tc>
          <w:tcPr>
            <w:tcW w:w="0" w:type="auto"/>
            <w:tcBorders>
              <w:bottom w:val="single" w:sz="4" w:space="0" w:color="auto"/>
            </w:tcBorders>
          </w:tcPr>
          <w:p w14:paraId="32EE4C63" w14:textId="42445AC9" w:rsidR="00504379" w:rsidRDefault="00504379" w:rsidP="00504379">
            <w:r w:rsidRPr="0009692B">
              <w:t>1.063</w:t>
            </w:r>
          </w:p>
        </w:tc>
        <w:tc>
          <w:tcPr>
            <w:tcW w:w="0" w:type="auto"/>
            <w:tcBorders>
              <w:bottom w:val="single" w:sz="4" w:space="0" w:color="auto"/>
            </w:tcBorders>
          </w:tcPr>
          <w:p w14:paraId="7AF54ECD" w14:textId="7E54CFFD" w:rsidR="00504379" w:rsidRDefault="00504379" w:rsidP="00504379">
            <w:r w:rsidRPr="0009692B">
              <w:t>1.089</w:t>
            </w:r>
          </w:p>
        </w:tc>
        <w:tc>
          <w:tcPr>
            <w:tcW w:w="0" w:type="auto"/>
            <w:tcBorders>
              <w:bottom w:val="single" w:sz="4" w:space="0" w:color="auto"/>
            </w:tcBorders>
          </w:tcPr>
          <w:p w14:paraId="2FDD0157" w14:textId="77777777" w:rsidR="00504379" w:rsidRDefault="00504379" w:rsidP="00504379"/>
        </w:tc>
        <w:tc>
          <w:tcPr>
            <w:tcW w:w="0" w:type="auto"/>
            <w:tcBorders>
              <w:bottom w:val="single" w:sz="4" w:space="0" w:color="auto"/>
            </w:tcBorders>
          </w:tcPr>
          <w:p w14:paraId="4C892B9D" w14:textId="01AD9623" w:rsidR="00504379" w:rsidRDefault="00504379" w:rsidP="00504379">
            <w:r w:rsidRPr="0009692B">
              <w:t>1.074</w:t>
            </w:r>
          </w:p>
        </w:tc>
        <w:tc>
          <w:tcPr>
            <w:tcW w:w="0" w:type="auto"/>
            <w:tcBorders>
              <w:bottom w:val="single" w:sz="4" w:space="0" w:color="auto"/>
            </w:tcBorders>
          </w:tcPr>
          <w:p w14:paraId="455B0B0A" w14:textId="7FEF3E0E" w:rsidR="00504379" w:rsidRDefault="00504379" w:rsidP="00504379">
            <w:r w:rsidRPr="0009692B">
              <w:t>1.101</w:t>
            </w:r>
          </w:p>
        </w:tc>
      </w:tr>
    </w:tbl>
    <w:p w14:paraId="6A12A865" w14:textId="77777777" w:rsidR="00504379" w:rsidRDefault="00504379" w:rsidP="00531B4B">
      <w:pPr>
        <w:ind w:firstLine="432"/>
      </w:pPr>
    </w:p>
    <w:p w14:paraId="736CBE07" w14:textId="77777777" w:rsidR="00504379" w:rsidRDefault="00504379" w:rsidP="00531B4B">
      <w:pPr>
        <w:ind w:firstLine="432"/>
      </w:pPr>
    </w:p>
    <w:p w14:paraId="3D43C605" w14:textId="4C0376D7" w:rsidR="00830BB4" w:rsidRDefault="00830BB4" w:rsidP="00531B4B">
      <w:pPr>
        <w:ind w:firstLine="432"/>
      </w:pPr>
      <w:r>
        <w:rPr>
          <w:rFonts w:asciiTheme="minorEastAsia" w:hAnsiTheme="minorEastAsia" w:hint="eastAsia"/>
        </w:rPr>
        <w:t>α</w:t>
      </w:r>
      <w:r>
        <w:rPr>
          <w:rFonts w:hint="eastAsia"/>
        </w:rPr>
        <w:t>消耗函数法不受等间距进行期中分析的束缚，更为灵活</w:t>
      </w:r>
      <w:r w:rsidR="00762CEB">
        <w:rPr>
          <w:rFonts w:hint="eastAsia"/>
        </w:rPr>
        <w:t>。</w:t>
      </w:r>
      <w:r>
        <w:rPr>
          <w:rFonts w:hint="eastAsia"/>
        </w:rPr>
        <w:t>常用的有</w:t>
      </w:r>
      <w:r>
        <w:t>Lan-Demets</w:t>
      </w:r>
      <w:r>
        <w:rPr>
          <w:rFonts w:hint="eastAsia"/>
        </w:rPr>
        <w:t>及</w:t>
      </w:r>
      <w:r>
        <w:t>Hwang-</w:t>
      </w:r>
      <w:r>
        <w:lastRenderedPageBreak/>
        <w:t>Shih</w:t>
      </w:r>
      <w:r>
        <w:rPr>
          <w:rFonts w:hint="eastAsia"/>
        </w:rPr>
        <w:t>函数</w:t>
      </w:r>
      <w:r w:rsidR="00B95491">
        <w:rPr>
          <w:rFonts w:hint="eastAsia"/>
        </w:rPr>
        <w:t>，也都可以模拟出类似</w:t>
      </w:r>
      <w:r w:rsidR="00B95491" w:rsidRPr="00832761">
        <w:t>O’Brien</w:t>
      </w:r>
      <w:r w:rsidR="00B95491">
        <w:t>-</w:t>
      </w:r>
      <w:r w:rsidR="00B95491" w:rsidRPr="00832761">
        <w:t>Fleming</w:t>
      </w:r>
      <w:r w:rsidR="00B95491">
        <w:rPr>
          <w:rFonts w:hint="eastAsia"/>
        </w:rPr>
        <w:t>的情形</w:t>
      </w:r>
      <w:r>
        <w:rPr>
          <w:rFonts w:hint="eastAsia"/>
        </w:rPr>
        <w:t>。</w:t>
      </w:r>
    </w:p>
    <w:p w14:paraId="6C108E8C" w14:textId="1107B1B9" w:rsidR="003C5A7D" w:rsidRDefault="00A26635" w:rsidP="00531B4B">
      <w:pPr>
        <w:ind w:firstLine="432"/>
      </w:pPr>
      <w:r>
        <w:t>Lan-De</w:t>
      </w:r>
      <w:r w:rsidR="004B3B78">
        <w:t>M</w:t>
      </w:r>
      <w:r>
        <w:t>ets</w:t>
      </w:r>
      <w:r w:rsidR="001A53D5">
        <w:rPr>
          <w:rFonts w:hint="eastAsia"/>
        </w:rPr>
        <w:t xml:space="preserve"> </w:t>
      </w:r>
      <w:r w:rsidR="001A53D5">
        <w:rPr>
          <w:rFonts w:asciiTheme="minorEastAsia" w:hAnsiTheme="minorEastAsia" w:hint="eastAsia"/>
        </w:rPr>
        <w:t>α</w:t>
      </w:r>
      <w:r w:rsidR="001A53D5">
        <w:rPr>
          <w:rFonts w:hint="eastAsia"/>
        </w:rPr>
        <w:t>消耗</w:t>
      </w:r>
      <w:r>
        <w:rPr>
          <w:rFonts w:hint="eastAsia"/>
        </w:rPr>
        <w:t>函数</w:t>
      </w:r>
      <w:r w:rsidR="00FD1D0C">
        <w:rPr>
          <w:rFonts w:hint="eastAsia"/>
        </w:rPr>
        <w:t>，当</w:t>
      </w:r>
      <w:r w:rsidR="00FD1D0C">
        <w:rPr>
          <w:rFonts w:asciiTheme="minorEastAsia" w:hAnsiTheme="minorEastAsia" w:hint="eastAsia"/>
        </w:rPr>
        <w:t>ρ</w:t>
      </w:r>
      <w:r w:rsidR="00FD1D0C">
        <w:rPr>
          <w:rFonts w:hint="eastAsia"/>
        </w:rPr>
        <w:t>=</w:t>
      </w:r>
      <w:r w:rsidR="007D09E0">
        <w:t>1</w:t>
      </w:r>
      <w:r w:rsidR="00FD1D0C">
        <w:rPr>
          <w:rFonts w:hint="eastAsia"/>
        </w:rPr>
        <w:t>时类似</w:t>
      </w:r>
      <w:r w:rsidR="00FD1D0C" w:rsidRPr="00832761">
        <w:t>O’Brien</w:t>
      </w:r>
      <w:r w:rsidR="00FD1D0C">
        <w:t>-</w:t>
      </w:r>
      <w:r w:rsidR="00FD1D0C" w:rsidRPr="00832761">
        <w:t>Fleming</w:t>
      </w:r>
      <w:r w:rsidR="00FD1D0C">
        <w:rPr>
          <w:rFonts w:hint="eastAsia"/>
        </w:rPr>
        <w:t>。</w:t>
      </w:r>
    </w:p>
    <w:p w14:paraId="3F2E5904" w14:textId="58B48648" w:rsidR="00FD1D0C" w:rsidRDefault="00FD1D0C" w:rsidP="00531B4B">
      <w:pPr>
        <w:ind w:firstLine="432"/>
      </w:pPr>
      <m:oMathPara>
        <m:oMath>
          <m:r>
            <w:rPr>
              <w:rFonts w:ascii="Cambria Math" w:hAnsi="Cambria Math" w:hint="eastAsia"/>
            </w:rPr>
            <m:t>f</m:t>
          </m:r>
          <m:d>
            <m:dPr>
              <m:ctrlPr>
                <w:rPr>
                  <w:rFonts w:ascii="Cambria Math" w:hAnsi="Cambria Math"/>
                  <w:i/>
                </w:rPr>
              </m:ctrlPr>
            </m:dPr>
            <m:e>
              <m:r>
                <w:rPr>
                  <w:rFonts w:ascii="Cambria Math" w:hAnsi="Cambria Math"/>
                </w:rPr>
                <m:t>t</m:t>
              </m:r>
            </m:e>
          </m:d>
          <m:r>
            <w:rPr>
              <w:rFonts w:ascii="Cambria Math" w:hAnsi="Cambria Math"/>
            </w:rPr>
            <m:t>=2-2</m:t>
          </m:r>
          <m:r>
            <w:rPr>
              <w:rFonts w:ascii="Cambria Math" w:eastAsia="等线" w:hAnsi="Cambria Math" w:hint="eastAsia"/>
            </w:rPr>
            <m:t>Ф</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hint="eastAsia"/>
                </w:rPr>
                <m:t>1</m:t>
              </m:r>
              <m:r>
                <w:rPr>
                  <w:rFonts w:ascii="微软雅黑" w:eastAsia="微软雅黑" w:hAnsi="微软雅黑" w:cs="微软雅黑" w:hint="eastAsia"/>
                </w:rPr>
                <m:t>-</m:t>
              </m:r>
              <m:r>
                <w:rPr>
                  <w:rFonts w:ascii="Cambria Math" w:hAnsi="Cambria Math"/>
                </w:rPr>
                <m:t>α/2</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ρ/2</m:t>
              </m:r>
            </m:sup>
          </m:sSup>
          <m:r>
            <w:rPr>
              <w:rFonts w:ascii="Cambria Math" w:hAnsi="Cambria Math"/>
            </w:rPr>
            <m:t>)</m:t>
          </m:r>
        </m:oMath>
      </m:oMathPara>
    </w:p>
    <w:p w14:paraId="52397DCE" w14:textId="77777777" w:rsidR="00A26635" w:rsidRDefault="00A26635" w:rsidP="00531B4B">
      <w:pPr>
        <w:ind w:firstLine="432"/>
      </w:pPr>
    </w:p>
    <w:p w14:paraId="029C25E0" w14:textId="13C9296E" w:rsidR="00A26635" w:rsidRDefault="00A26635" w:rsidP="00531B4B">
      <w:pPr>
        <w:ind w:firstLine="432"/>
      </w:pPr>
      <w:r>
        <w:t>Hwang-Shih</w:t>
      </w:r>
      <w:r w:rsidR="000137F1">
        <w:rPr>
          <w:rFonts w:hint="eastAsia"/>
        </w:rPr>
        <w:t>-DeCani</w:t>
      </w:r>
      <w:r w:rsidR="001A53D5">
        <w:rPr>
          <w:rFonts w:hint="eastAsia"/>
        </w:rPr>
        <w:t xml:space="preserve"> </w:t>
      </w:r>
      <w:r w:rsidR="001A53D5">
        <w:rPr>
          <w:rFonts w:asciiTheme="minorEastAsia" w:hAnsiTheme="minorEastAsia" w:hint="eastAsia"/>
        </w:rPr>
        <w:t>α</w:t>
      </w:r>
      <w:r w:rsidR="001A53D5">
        <w:rPr>
          <w:rFonts w:hint="eastAsia"/>
        </w:rPr>
        <w:t>消耗</w:t>
      </w:r>
      <w:r>
        <w:rPr>
          <w:rFonts w:hint="eastAsia"/>
        </w:rPr>
        <w:t>函数</w:t>
      </w:r>
      <w:r w:rsidR="00FD1D0C">
        <w:rPr>
          <w:rFonts w:hint="eastAsia"/>
        </w:rPr>
        <w:t>，当</w:t>
      </w:r>
      <w:r w:rsidR="00FD1D0C">
        <w:rPr>
          <w:rFonts w:asciiTheme="minorEastAsia" w:hAnsiTheme="minorEastAsia" w:hint="eastAsia"/>
        </w:rPr>
        <w:t>γ</w:t>
      </w:r>
      <w:r w:rsidR="00FD1D0C">
        <w:rPr>
          <w:rFonts w:hint="eastAsia"/>
        </w:rPr>
        <w:t>=</w:t>
      </w:r>
      <w:r w:rsidR="00FD1D0C">
        <w:t>-4</w:t>
      </w:r>
      <w:r w:rsidR="00FD1D0C">
        <w:rPr>
          <w:rFonts w:hint="eastAsia"/>
        </w:rPr>
        <w:t>时类似</w:t>
      </w:r>
      <w:r w:rsidR="00FD1D0C" w:rsidRPr="00832761">
        <w:t>O’Brien</w:t>
      </w:r>
      <w:r w:rsidR="00FD1D0C">
        <w:t>-</w:t>
      </w:r>
      <w:r w:rsidR="00FD1D0C" w:rsidRPr="00832761">
        <w:t>Fleming</w:t>
      </w:r>
      <w:r w:rsidR="00FD1D0C">
        <w:rPr>
          <w:rFonts w:hint="eastAsia"/>
        </w:rPr>
        <w:t>。</w:t>
      </w:r>
    </w:p>
    <w:p w14:paraId="3B65B447" w14:textId="432B8065" w:rsidR="00A26635" w:rsidRDefault="00FD1D0C" w:rsidP="00531B4B">
      <w:pPr>
        <w:ind w:firstLine="432"/>
      </w:pPr>
      <m:oMathPara>
        <m:oMath>
          <m:r>
            <w:rPr>
              <w:rFonts w:ascii="Cambria Math" w:hAnsi="Cambria Math" w:hint="eastAsia"/>
            </w:rPr>
            <m:t>f</m:t>
          </m:r>
          <m:d>
            <m:dPr>
              <m:ctrlPr>
                <w:rPr>
                  <w:rFonts w:ascii="Cambria Math" w:hAnsi="Cambria Math"/>
                  <w:i/>
                </w:rPr>
              </m:ctrlPr>
            </m:dPr>
            <m:e>
              <m:r>
                <w:rPr>
                  <w:rFonts w:ascii="Cambria Math" w:hAnsi="Cambria Math"/>
                </w:rPr>
                <m:t>t</m:t>
              </m:r>
            </m:e>
          </m:d>
          <m:r>
            <w:rPr>
              <w:rFonts w:ascii="Cambria Math" w:hAnsi="Cambria Math"/>
            </w:rPr>
            <m:t>=α(1-</m:t>
          </m:r>
          <m:sSup>
            <m:sSupPr>
              <m:ctrlPr>
                <w:rPr>
                  <w:rFonts w:ascii="Cambria Math" w:hAnsi="Cambria Math"/>
                  <w:i/>
                </w:rPr>
              </m:ctrlPr>
            </m:sSupPr>
            <m:e>
              <m:r>
                <w:rPr>
                  <w:rFonts w:ascii="Cambria Math" w:hAnsi="Cambria Math"/>
                </w:rPr>
                <m:t>e</m:t>
              </m:r>
            </m:e>
            <m:sup>
              <m:r>
                <w:rPr>
                  <w:rFonts w:ascii="Cambria Math" w:hAnsi="Cambria Math"/>
                </w:rPr>
                <m:t>-γt</m:t>
              </m:r>
            </m:sup>
          </m:sSup>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-γ</m:t>
              </m:r>
            </m:sup>
          </m:sSup>
          <m:r>
            <w:rPr>
              <w:rFonts w:ascii="Cambria Math" w:hAnsi="Cambria Math"/>
            </w:rPr>
            <m:t>)</m:t>
          </m:r>
        </m:oMath>
      </m:oMathPara>
    </w:p>
    <w:p w14:paraId="47C1E096" w14:textId="77777777" w:rsidR="003C5A7D" w:rsidRDefault="003C5A7D" w:rsidP="00531B4B">
      <w:pPr>
        <w:ind w:firstLine="432"/>
      </w:pPr>
    </w:p>
    <w:p w14:paraId="0463D8C9" w14:textId="77777777" w:rsidR="00830BB4" w:rsidRPr="00762CEB" w:rsidRDefault="00830BB4" w:rsidP="00762CEB">
      <w:pPr>
        <w:pStyle w:val="Heading2"/>
      </w:pPr>
      <w:r w:rsidRPr="00762CEB">
        <w:rPr>
          <w:rFonts w:hint="eastAsia"/>
        </w:rPr>
        <w:t>单组研究的成组序贯设计</w:t>
      </w:r>
    </w:p>
    <w:p w14:paraId="0580415C" w14:textId="77777777" w:rsidR="00830BB4" w:rsidRDefault="00830BB4" w:rsidP="00830BB4"/>
    <w:p w14:paraId="24580B97" w14:textId="77777777" w:rsidR="00021E59" w:rsidRPr="004B3B78" w:rsidRDefault="00021E59" w:rsidP="00762CEB">
      <w:pPr>
        <w:pStyle w:val="Heading2"/>
      </w:pPr>
      <w:r w:rsidRPr="004B3B78">
        <w:rPr>
          <w:rFonts w:hint="eastAsia"/>
        </w:rPr>
        <w:t>两</w:t>
      </w:r>
      <w:r w:rsidR="00830BB4" w:rsidRPr="004B3B78">
        <w:rPr>
          <w:rFonts w:hint="eastAsia"/>
        </w:rPr>
        <w:t>组</w:t>
      </w:r>
      <w:r w:rsidRPr="004B3B78">
        <w:rPr>
          <w:rFonts w:hint="eastAsia"/>
        </w:rPr>
        <w:t>均数</w:t>
      </w:r>
      <w:r w:rsidR="00830BB4" w:rsidRPr="004B3B78">
        <w:rPr>
          <w:rFonts w:hint="eastAsia"/>
        </w:rPr>
        <w:t>比较的成组序贯设计</w:t>
      </w:r>
    </w:p>
    <w:p w14:paraId="747FB7DC" w14:textId="77777777" w:rsidR="000740E3" w:rsidRPr="00FF6BA3" w:rsidRDefault="000740E3" w:rsidP="008D0833">
      <w:pPr>
        <w:pStyle w:val="ListParagraph"/>
        <w:ind w:firstLineChars="0" w:firstLine="0"/>
        <w:jc w:val="left"/>
      </w:pPr>
    </w:p>
    <w:p w14:paraId="7430AF57" w14:textId="1EA0D465" w:rsidR="00830BB4" w:rsidRDefault="00830BB4" w:rsidP="008D0833">
      <w:pPr>
        <w:pStyle w:val="Heading2"/>
      </w:pPr>
      <w:r w:rsidRPr="004B3B78">
        <w:rPr>
          <w:rFonts w:hint="eastAsia"/>
        </w:rPr>
        <w:t>两组率比较的成组序贯设计</w:t>
      </w:r>
    </w:p>
    <w:p w14:paraId="230B2DBE" w14:textId="280D8D7C" w:rsidR="00AE5EA0" w:rsidRDefault="00CD7FD2" w:rsidP="00DF51EA">
      <w:pPr>
        <w:ind w:firstLineChars="200" w:firstLine="420"/>
      </w:pPr>
      <w:r>
        <w:t xml:space="preserve">例 </w:t>
      </w:r>
      <w:r>
        <w:fldChar w:fldCharType="begin"/>
      </w:r>
      <w:r>
        <w:instrText xml:space="preserve"> STYLEREF 1 \s </w:instrText>
      </w:r>
      <w:r>
        <w:fldChar w:fldCharType="separate"/>
      </w:r>
      <w:r>
        <w:rPr>
          <w:noProof/>
        </w:rPr>
        <w:t>12</w:t>
      </w:r>
      <w:r>
        <w:fldChar w:fldCharType="end"/>
      </w:r>
      <w:r>
        <w:noBreakHyphen/>
      </w:r>
      <w:r>
        <w:fldChar w:fldCharType="begin"/>
      </w:r>
      <w:r>
        <w:instrText xml:space="preserve"> SEQ 例 \* ARABIC \s 1 </w:instrText>
      </w:r>
      <w:r>
        <w:fldChar w:fldCharType="separate"/>
      </w:r>
      <w:r>
        <w:rPr>
          <w:noProof/>
        </w:rPr>
        <w:t>1</w:t>
      </w:r>
      <w:r>
        <w:fldChar w:fldCharType="end"/>
      </w:r>
      <w:r>
        <w:rPr>
          <w:rFonts w:hint="eastAsia"/>
        </w:rPr>
        <w:t xml:space="preserve"> </w:t>
      </w:r>
      <w:r w:rsidR="00AE5EA0">
        <w:rPr>
          <w:rFonts w:hint="eastAsia"/>
        </w:rPr>
        <w:t>BAOCHE</w:t>
      </w:r>
      <w:r w:rsidR="00EA5BAD">
        <w:rPr>
          <w:rFonts w:hint="eastAsia"/>
        </w:rPr>
        <w:t>研究</w:t>
      </w:r>
      <w:r w:rsidR="00F50583">
        <w:fldChar w:fldCharType="begin"/>
      </w:r>
      <w:r w:rsidR="00F50583">
        <w:instrText xml:space="preserve"> ADDIN NE.Ref.{EA8A2CEC-5EF2-4A28-A324-4E5D05743FDC}</w:instrText>
      </w:r>
      <w:r w:rsidR="00F50583">
        <w:fldChar w:fldCharType="separate"/>
      </w:r>
      <w:r w:rsidR="005B3BD8">
        <w:rPr>
          <w:rFonts w:ascii="等线" w:eastAsia="等线" w:cs="等线"/>
          <w:color w:val="000000"/>
          <w:kern w:val="0"/>
          <w:szCs w:val="21"/>
          <w:vertAlign w:val="superscript"/>
        </w:rPr>
        <w:t>4</w:t>
      </w:r>
      <w:r w:rsidR="00F50583">
        <w:fldChar w:fldCharType="end"/>
      </w:r>
      <w:r w:rsidR="00EA5BAD">
        <w:rPr>
          <w:rFonts w:hint="eastAsia"/>
        </w:rPr>
        <w:t>考察</w:t>
      </w:r>
      <w:r w:rsidR="00F50583">
        <w:rPr>
          <w:rFonts w:hint="eastAsia"/>
        </w:rPr>
        <w:t>血管内血栓切除对</w:t>
      </w:r>
      <w:r w:rsidR="00EA5BAD">
        <w:rPr>
          <w:rFonts w:hint="eastAsia"/>
        </w:rPr>
        <w:t>基</w:t>
      </w:r>
      <w:r w:rsidR="00F50583">
        <w:rPr>
          <w:rFonts w:hint="eastAsia"/>
        </w:rPr>
        <w:t>底</w:t>
      </w:r>
      <w:r w:rsidR="00EA5BAD">
        <w:rPr>
          <w:rFonts w:hint="eastAsia"/>
        </w:rPr>
        <w:t>动脉急性闭塞</w:t>
      </w:r>
      <w:r w:rsidR="00F50583">
        <w:rPr>
          <w:rFonts w:hint="eastAsia"/>
        </w:rPr>
        <w:t>引起的卒中</w:t>
      </w:r>
      <w:r w:rsidR="00EA5BAD">
        <w:rPr>
          <w:rFonts w:hint="eastAsia"/>
        </w:rPr>
        <w:t>的疗效。与药物治疗比较，</w:t>
      </w:r>
      <w:r w:rsidR="00F91723">
        <w:rPr>
          <w:rFonts w:hint="eastAsia"/>
        </w:rPr>
        <w:t>主要终点为90天功能良好率（Rankin评分0~3），假设对照组为0.4，试验组为0.6，双侧</w:t>
      </w:r>
      <w:r w:rsidR="00F91723">
        <w:rPr>
          <w:rFonts w:asciiTheme="minorEastAsia" w:hAnsiTheme="minorEastAsia" w:hint="eastAsia"/>
        </w:rPr>
        <w:t>α</w:t>
      </w:r>
      <w:r w:rsidR="00F91723">
        <w:rPr>
          <w:rFonts w:hint="eastAsia"/>
        </w:rPr>
        <w:t>=0.05，</w:t>
      </w:r>
      <w:r w:rsidR="00F91723">
        <w:rPr>
          <w:rFonts w:asciiTheme="minorEastAsia" w:hAnsiTheme="minorEastAsia" w:hint="eastAsia"/>
        </w:rPr>
        <w:t>β</w:t>
      </w:r>
      <w:r w:rsidR="00F91723">
        <w:rPr>
          <w:rFonts w:hint="eastAsia"/>
        </w:rPr>
        <w:t>=0.1，固定设计需样本量254。采用Lan-Demets法</w:t>
      </w:r>
      <w:r w:rsidR="00F91723" w:rsidRPr="00F91723">
        <w:t>O’Brien–Fleming</w:t>
      </w:r>
      <w:r w:rsidR="00F91723">
        <w:rPr>
          <w:rFonts w:hint="eastAsia"/>
        </w:rPr>
        <w:t>成组序贯设计，入组2/3患者时进行一次期中分析，样本量增加至286，考虑10%脱落，样本量定为318</w:t>
      </w:r>
      <w:r w:rsidR="002F3341">
        <w:rPr>
          <w:rFonts w:hint="eastAsia"/>
        </w:rPr>
        <w:t>，拟在入组</w:t>
      </w:r>
      <w:r w:rsidR="00F50583">
        <w:rPr>
          <w:rFonts w:hint="eastAsia"/>
        </w:rPr>
        <w:t>212例患者时作一次期中分析</w:t>
      </w:r>
      <w:r w:rsidR="00F91723">
        <w:rPr>
          <w:rFonts w:hint="eastAsia"/>
        </w:rPr>
        <w:t>。</w:t>
      </w:r>
      <w:r w:rsidR="00FE6A97">
        <w:rPr>
          <w:rFonts w:hint="eastAsia"/>
        </w:rPr>
        <w:t>期中分析和最终分析的</w:t>
      </w:r>
      <w:r w:rsidR="00FE6A97">
        <w:rPr>
          <w:rFonts w:asciiTheme="minorEastAsia" w:hAnsiTheme="minorEastAsia" w:hint="eastAsia"/>
        </w:rPr>
        <w:t>α</w:t>
      </w:r>
      <w:r w:rsidR="00FE6A97">
        <w:rPr>
          <w:rFonts w:hint="eastAsia"/>
        </w:rPr>
        <w:t>水平分别为0.012和0.046。</w:t>
      </w:r>
      <w:r w:rsidR="00F91723">
        <w:rPr>
          <w:rFonts w:hint="eastAsia"/>
        </w:rPr>
        <w:t>采用PASS 13软件进行样本量计算。</w:t>
      </w:r>
    </w:p>
    <w:p w14:paraId="61932289" w14:textId="1781A0E2" w:rsidR="00A00065" w:rsidRDefault="00A00065" w:rsidP="00DF51EA">
      <w:pPr>
        <w:ind w:firstLineChars="200" w:firstLine="420"/>
      </w:pPr>
      <w:r>
        <w:rPr>
          <w:rFonts w:hint="eastAsia"/>
        </w:rPr>
        <w:t>Legacy</w:t>
      </w:r>
    </w:p>
    <w:p w14:paraId="20A7FC4F" w14:textId="23BB26A8" w:rsidR="00F91723" w:rsidRDefault="00F91723" w:rsidP="00DF51EA">
      <w:pPr>
        <w:ind w:firstLineChars="200" w:firstLine="420"/>
      </w:pPr>
      <w:r>
        <w:rPr>
          <w:rFonts w:hint="eastAsia"/>
        </w:rPr>
        <w:t>Excel表显示独立方差法的</w:t>
      </w:r>
      <w:r w:rsidR="00FE6A97">
        <w:rPr>
          <w:rFonts w:hint="eastAsia"/>
        </w:rPr>
        <w:t>固定</w:t>
      </w:r>
      <w:r>
        <w:rPr>
          <w:rFonts w:hint="eastAsia"/>
        </w:rPr>
        <w:t>样本量为254。</w:t>
      </w:r>
    </w:p>
    <w:p w14:paraId="3AE22C24" w14:textId="228D9163" w:rsidR="00FE6A97" w:rsidRDefault="00C939D1" w:rsidP="00FE6A97">
      <w:pPr>
        <w:ind w:firstLineChars="200" w:firstLine="420"/>
      </w:pPr>
      <w:r>
        <w:rPr>
          <w:rFonts w:hint="eastAsia"/>
        </w:rPr>
        <w:t>利用R语言pwrss包计算固定设计的样本量为254，再利用</w:t>
      </w:r>
      <w:r w:rsidR="00FE6A97">
        <w:rPr>
          <w:rFonts w:hint="eastAsia"/>
        </w:rPr>
        <w:t>R语言gsDesign包计算脱落前的样本量为269</w:t>
      </w:r>
      <w:r w:rsidR="002F3341">
        <w:rPr>
          <w:rFonts w:hint="eastAsia"/>
        </w:rPr>
        <w:t>，rpact包结果与之相同</w:t>
      </w:r>
      <w:r w:rsidR="00FE6A97">
        <w:rPr>
          <w:rFonts w:hint="eastAsia"/>
        </w:rPr>
        <w:t>。</w:t>
      </w:r>
    </w:p>
    <w:p w14:paraId="7BC5FA07" w14:textId="77777777" w:rsidR="00271B25" w:rsidRDefault="00271B25" w:rsidP="00271B25">
      <w:pPr>
        <w:ind w:firstLineChars="200" w:firstLine="420"/>
      </w:pPr>
      <w:r>
        <w:t>x &lt;- gsDesign(</w:t>
      </w:r>
    </w:p>
    <w:p w14:paraId="7515E6C2" w14:textId="77777777" w:rsidR="00271B25" w:rsidRDefault="00271B25" w:rsidP="00271B25">
      <w:pPr>
        <w:ind w:firstLineChars="200" w:firstLine="420"/>
      </w:pPr>
      <w:r>
        <w:t xml:space="preserve">  k = 2,</w:t>
      </w:r>
    </w:p>
    <w:p w14:paraId="6442A95E" w14:textId="77777777" w:rsidR="00271B25" w:rsidRDefault="00271B25" w:rsidP="00271B25">
      <w:pPr>
        <w:ind w:firstLineChars="200" w:firstLine="420"/>
      </w:pPr>
      <w:r>
        <w:t xml:space="preserve">  alpha = 0.025,</w:t>
      </w:r>
    </w:p>
    <w:p w14:paraId="6C6875F4" w14:textId="77777777" w:rsidR="00271B25" w:rsidRDefault="00271B25" w:rsidP="00271B25">
      <w:pPr>
        <w:ind w:firstLineChars="200" w:firstLine="420"/>
      </w:pPr>
      <w:r>
        <w:t xml:space="preserve">  timing = c(2/3),</w:t>
      </w:r>
    </w:p>
    <w:p w14:paraId="7E8206AD" w14:textId="77777777" w:rsidR="00271B25" w:rsidRDefault="00271B25" w:rsidP="00271B25">
      <w:pPr>
        <w:ind w:firstLineChars="200" w:firstLine="420"/>
      </w:pPr>
      <w:r>
        <w:t xml:space="preserve">  sfu = sfLDOF,</w:t>
      </w:r>
    </w:p>
    <w:p w14:paraId="5D47108F" w14:textId="77777777" w:rsidR="00271B25" w:rsidRDefault="00271B25" w:rsidP="00271B25">
      <w:pPr>
        <w:ind w:firstLineChars="200" w:firstLine="420"/>
      </w:pPr>
      <w:r>
        <w:t xml:space="preserve">  sfl = sfLDOF,</w:t>
      </w:r>
    </w:p>
    <w:p w14:paraId="0A532594" w14:textId="77777777" w:rsidR="00271B25" w:rsidRDefault="00271B25" w:rsidP="00271B25">
      <w:pPr>
        <w:ind w:firstLineChars="200" w:firstLine="420"/>
      </w:pPr>
      <w:r>
        <w:t xml:space="preserve">  n.fix = 254</w:t>
      </w:r>
    </w:p>
    <w:p w14:paraId="32D55A43" w14:textId="77777777" w:rsidR="00271B25" w:rsidRDefault="00271B25" w:rsidP="00271B25">
      <w:pPr>
        <w:ind w:firstLineChars="200" w:firstLine="420"/>
      </w:pPr>
      <w:r>
        <w:t>)</w:t>
      </w:r>
    </w:p>
    <w:p w14:paraId="3F781FB8" w14:textId="7C209764" w:rsidR="00FE6A97" w:rsidRDefault="00271B25" w:rsidP="00271B25">
      <w:pPr>
        <w:ind w:firstLineChars="200" w:firstLine="420"/>
      </w:pPr>
      <w:r>
        <w:t>X</w:t>
      </w:r>
    </w:p>
    <w:p w14:paraId="0E97CC83" w14:textId="07E8AD87" w:rsidR="00271B25" w:rsidRDefault="00271B25" w:rsidP="00271B25">
      <w:pPr>
        <w:ind w:firstLineChars="200" w:firstLine="420"/>
      </w:pPr>
      <w:r>
        <w:rPr>
          <w:rFonts w:hint="eastAsia"/>
        </w:rPr>
        <w:t>结果输出：</w:t>
      </w:r>
    </w:p>
    <w:p w14:paraId="18E16A0C" w14:textId="77777777" w:rsidR="00271B25" w:rsidRPr="00271B25" w:rsidRDefault="00271B25" w:rsidP="00271B25">
      <w:pPr>
        <w:ind w:firstLineChars="200" w:firstLine="420"/>
      </w:pPr>
      <w:r w:rsidRPr="00271B25">
        <w:t>Asymmetric two-sided group sequential design with</w:t>
      </w:r>
    </w:p>
    <w:p w14:paraId="1AAE05BC" w14:textId="77777777" w:rsidR="00271B25" w:rsidRPr="00271B25" w:rsidRDefault="00271B25" w:rsidP="00271B25">
      <w:pPr>
        <w:ind w:firstLineChars="200" w:firstLine="420"/>
      </w:pPr>
      <w:r w:rsidRPr="00271B25">
        <w:t>90 % power and 2.5 % Type I Error.</w:t>
      </w:r>
    </w:p>
    <w:p w14:paraId="211EB9B1" w14:textId="77777777" w:rsidR="00271B25" w:rsidRPr="00271B25" w:rsidRDefault="00271B25" w:rsidP="00271B25">
      <w:pPr>
        <w:ind w:firstLineChars="200" w:firstLine="420"/>
      </w:pPr>
      <w:r w:rsidRPr="00271B25">
        <w:t>Upper bound spending computations assume</w:t>
      </w:r>
    </w:p>
    <w:p w14:paraId="32C67E36" w14:textId="77777777" w:rsidR="00271B25" w:rsidRPr="00271B25" w:rsidRDefault="00271B25" w:rsidP="00271B25">
      <w:pPr>
        <w:ind w:firstLineChars="200" w:firstLine="420"/>
      </w:pPr>
      <w:r w:rsidRPr="00271B25">
        <w:t>trial continues if lower bound is crossed.</w:t>
      </w:r>
    </w:p>
    <w:p w14:paraId="03E4BF54" w14:textId="77777777" w:rsidR="00271B25" w:rsidRPr="00271B25" w:rsidRDefault="00271B25" w:rsidP="00271B25">
      <w:pPr>
        <w:ind w:firstLineChars="200" w:firstLine="420"/>
      </w:pPr>
    </w:p>
    <w:p w14:paraId="798CA798" w14:textId="77777777" w:rsidR="00271B25" w:rsidRPr="00271B25" w:rsidRDefault="00271B25" w:rsidP="00271B25">
      <w:pPr>
        <w:ind w:firstLineChars="200" w:firstLine="420"/>
      </w:pPr>
      <w:r w:rsidRPr="00271B25">
        <w:t xml:space="preserve">                ----Lower bounds----  ----Upper bounds-----</w:t>
      </w:r>
    </w:p>
    <w:p w14:paraId="24066742" w14:textId="77777777" w:rsidR="00271B25" w:rsidRPr="00271B25" w:rsidRDefault="00271B25" w:rsidP="00271B25">
      <w:pPr>
        <w:ind w:firstLineChars="200" w:firstLine="420"/>
      </w:pPr>
      <w:r w:rsidRPr="00271B25">
        <w:t xml:space="preserve">  Analysis  N   Z   Nominal p Spend+  Z   Nominal p Spend++</w:t>
      </w:r>
    </w:p>
    <w:p w14:paraId="24B41E54" w14:textId="77777777" w:rsidR="00271B25" w:rsidRPr="00271B25" w:rsidRDefault="00271B25" w:rsidP="00271B25">
      <w:pPr>
        <w:ind w:firstLineChars="200" w:firstLine="420"/>
      </w:pPr>
      <w:r w:rsidRPr="00271B25">
        <w:lastRenderedPageBreak/>
        <w:t xml:space="preserve">         1 180 1.02    0.8451  0.044 2.51    0.0060   0.006</w:t>
      </w:r>
    </w:p>
    <w:p w14:paraId="2CFC3DB4" w14:textId="77777777" w:rsidR="00271B25" w:rsidRPr="00271B25" w:rsidRDefault="00271B25" w:rsidP="00271B25">
      <w:pPr>
        <w:ind w:firstLineChars="200" w:firstLine="420"/>
      </w:pPr>
      <w:r w:rsidRPr="00271B25">
        <w:t xml:space="preserve">         2 269 1.99    0.9769  0.056 1.99    0.0231   0.019</w:t>
      </w:r>
    </w:p>
    <w:p w14:paraId="63D7FD47" w14:textId="77777777" w:rsidR="00271B25" w:rsidRPr="00271B25" w:rsidRDefault="00271B25" w:rsidP="00271B25">
      <w:pPr>
        <w:ind w:firstLineChars="200" w:firstLine="420"/>
      </w:pPr>
      <w:r w:rsidRPr="00271B25">
        <w:t xml:space="preserve">     Total                    0.1000                 0.0250 </w:t>
      </w:r>
    </w:p>
    <w:p w14:paraId="701C734B" w14:textId="77777777" w:rsidR="00271B25" w:rsidRPr="00271B25" w:rsidRDefault="00271B25" w:rsidP="00271B25">
      <w:pPr>
        <w:ind w:firstLineChars="200" w:firstLine="420"/>
      </w:pPr>
      <w:r w:rsidRPr="00271B25">
        <w:t>+ lower bound beta spending (under H1):</w:t>
      </w:r>
    </w:p>
    <w:p w14:paraId="0E7FF0AC" w14:textId="77777777" w:rsidR="00271B25" w:rsidRPr="00271B25" w:rsidRDefault="00271B25" w:rsidP="00271B25">
      <w:pPr>
        <w:ind w:firstLineChars="200" w:firstLine="420"/>
      </w:pPr>
      <w:r w:rsidRPr="00271B25">
        <w:t xml:space="preserve"> Lan-DeMets O'Brien-Fleming approximation spending function (no parameters).</w:t>
      </w:r>
    </w:p>
    <w:p w14:paraId="5D40A3AA" w14:textId="77777777" w:rsidR="00271B25" w:rsidRPr="00271B25" w:rsidRDefault="00271B25" w:rsidP="00271B25">
      <w:pPr>
        <w:ind w:firstLineChars="200" w:firstLine="420"/>
      </w:pPr>
      <w:r w:rsidRPr="00271B25">
        <w:t>++ alpha spending:</w:t>
      </w:r>
    </w:p>
    <w:p w14:paraId="13D39EE8" w14:textId="77777777" w:rsidR="00271B25" w:rsidRPr="00271B25" w:rsidRDefault="00271B25" w:rsidP="00271B25">
      <w:pPr>
        <w:ind w:firstLineChars="200" w:firstLine="420"/>
      </w:pPr>
      <w:r w:rsidRPr="00271B25">
        <w:t xml:space="preserve"> Lan-DeMets O'Brien-Fleming approximation spending function (no parameters).</w:t>
      </w:r>
    </w:p>
    <w:p w14:paraId="3883DE35" w14:textId="77777777" w:rsidR="00271B25" w:rsidRPr="00271B25" w:rsidRDefault="00271B25" w:rsidP="00271B25">
      <w:pPr>
        <w:ind w:firstLineChars="200" w:firstLine="420"/>
      </w:pPr>
    </w:p>
    <w:p w14:paraId="35F06C60" w14:textId="77777777" w:rsidR="00271B25" w:rsidRPr="00271B25" w:rsidRDefault="00271B25" w:rsidP="00271B25">
      <w:pPr>
        <w:ind w:firstLineChars="200" w:firstLine="420"/>
      </w:pPr>
      <w:r w:rsidRPr="00271B25">
        <w:t>Boundary crossing probabilities and expected sample size</w:t>
      </w:r>
    </w:p>
    <w:p w14:paraId="637A5F89" w14:textId="77777777" w:rsidR="00271B25" w:rsidRPr="00271B25" w:rsidRDefault="00271B25" w:rsidP="00271B25">
      <w:pPr>
        <w:ind w:firstLineChars="200" w:firstLine="420"/>
      </w:pPr>
      <w:r w:rsidRPr="00271B25">
        <w:t>assume any cross stops the trial</w:t>
      </w:r>
    </w:p>
    <w:p w14:paraId="68B0019B" w14:textId="77777777" w:rsidR="00271B25" w:rsidRPr="00271B25" w:rsidRDefault="00271B25" w:rsidP="00271B25">
      <w:pPr>
        <w:ind w:firstLineChars="200" w:firstLine="420"/>
      </w:pPr>
    </w:p>
    <w:p w14:paraId="433A744B" w14:textId="77777777" w:rsidR="00271B25" w:rsidRPr="00271B25" w:rsidRDefault="00271B25" w:rsidP="00271B25">
      <w:pPr>
        <w:ind w:firstLineChars="200" w:firstLine="420"/>
      </w:pPr>
      <w:r w:rsidRPr="00271B25">
        <w:t>Upper boundary (power or Type I Error)</w:t>
      </w:r>
    </w:p>
    <w:p w14:paraId="348C4B0C" w14:textId="77777777" w:rsidR="00271B25" w:rsidRPr="00271B25" w:rsidRDefault="00271B25" w:rsidP="00271B25">
      <w:pPr>
        <w:ind w:firstLineChars="200" w:firstLine="420"/>
      </w:pPr>
      <w:r w:rsidRPr="00271B25">
        <w:t xml:space="preserve">          Analysis</w:t>
      </w:r>
    </w:p>
    <w:p w14:paraId="0527D11F" w14:textId="77777777" w:rsidR="00271B25" w:rsidRPr="00271B25" w:rsidRDefault="00271B25" w:rsidP="00271B25">
      <w:pPr>
        <w:ind w:firstLineChars="200" w:firstLine="420"/>
      </w:pPr>
      <w:r w:rsidRPr="00271B25">
        <w:t xml:space="preserve">   Theta      1      2  Total  E{N}</w:t>
      </w:r>
    </w:p>
    <w:p w14:paraId="638E49DB" w14:textId="77777777" w:rsidR="00271B25" w:rsidRPr="00271B25" w:rsidRDefault="00271B25" w:rsidP="00271B25">
      <w:pPr>
        <w:ind w:firstLineChars="200" w:firstLine="420"/>
      </w:pPr>
      <w:r w:rsidRPr="00271B25">
        <w:t xml:space="preserve">  0.0000 0.0060 0.0173 0.0233 192.5</w:t>
      </w:r>
    </w:p>
    <w:p w14:paraId="64B44E38" w14:textId="77777777" w:rsidR="00271B25" w:rsidRPr="00271B25" w:rsidRDefault="00271B25" w:rsidP="00271B25">
      <w:pPr>
        <w:ind w:firstLineChars="200" w:firstLine="420"/>
      </w:pPr>
      <w:r w:rsidRPr="00271B25">
        <w:t xml:space="preserve">  0.2034 0.5843 0.3157 0.9000 212.4</w:t>
      </w:r>
    </w:p>
    <w:p w14:paraId="74299741" w14:textId="77777777" w:rsidR="00271B25" w:rsidRPr="00271B25" w:rsidRDefault="00271B25" w:rsidP="00271B25">
      <w:pPr>
        <w:ind w:firstLineChars="200" w:firstLine="420"/>
      </w:pPr>
    </w:p>
    <w:p w14:paraId="7A9C7B71" w14:textId="77777777" w:rsidR="00271B25" w:rsidRPr="00271B25" w:rsidRDefault="00271B25" w:rsidP="00271B25">
      <w:pPr>
        <w:ind w:firstLineChars="200" w:firstLine="420"/>
      </w:pPr>
      <w:r w:rsidRPr="00271B25">
        <w:t>Lower boundary (futility or Type II Error)</w:t>
      </w:r>
    </w:p>
    <w:p w14:paraId="60388E5E" w14:textId="77777777" w:rsidR="00271B25" w:rsidRPr="00271B25" w:rsidRDefault="00271B25" w:rsidP="00271B25">
      <w:pPr>
        <w:ind w:firstLineChars="200" w:firstLine="420"/>
      </w:pPr>
      <w:r w:rsidRPr="00271B25">
        <w:t xml:space="preserve">          Analysis</w:t>
      </w:r>
    </w:p>
    <w:p w14:paraId="74BA90C6" w14:textId="77777777" w:rsidR="00271B25" w:rsidRPr="00271B25" w:rsidRDefault="00271B25" w:rsidP="00271B25">
      <w:pPr>
        <w:ind w:firstLineChars="200" w:firstLine="420"/>
      </w:pPr>
      <w:r w:rsidRPr="00271B25">
        <w:t xml:space="preserve">   Theta      1      2  Total</w:t>
      </w:r>
    </w:p>
    <w:p w14:paraId="3450F9F6" w14:textId="77777777" w:rsidR="00271B25" w:rsidRPr="00271B25" w:rsidRDefault="00271B25" w:rsidP="00271B25">
      <w:pPr>
        <w:ind w:firstLineChars="200" w:firstLine="420"/>
      </w:pPr>
      <w:r w:rsidRPr="00271B25">
        <w:t xml:space="preserve">  0.0000 0.8451 0.1316 0.9767</w:t>
      </w:r>
    </w:p>
    <w:p w14:paraId="219219ED" w14:textId="77777777" w:rsidR="00271B25" w:rsidRPr="00271B25" w:rsidRDefault="00271B25" w:rsidP="00271B25">
      <w:pPr>
        <w:ind w:firstLineChars="200" w:firstLine="420"/>
      </w:pPr>
      <w:r w:rsidRPr="00271B25">
        <w:t xml:space="preserve">  0.2034 0.0440 0.0560 0.1000</w:t>
      </w:r>
    </w:p>
    <w:p w14:paraId="6BE4F331" w14:textId="77777777" w:rsidR="00271B25" w:rsidRDefault="00271B25" w:rsidP="00271B25">
      <w:pPr>
        <w:ind w:firstLineChars="200" w:firstLine="420"/>
      </w:pPr>
    </w:p>
    <w:p w14:paraId="64141463" w14:textId="34429C3C" w:rsidR="00FE6A97" w:rsidRDefault="00FE6A97" w:rsidP="00FE6A97">
      <w:pPr>
        <w:ind w:firstLineChars="200" w:firstLine="420"/>
        <w:rPr>
          <w:ins w:id="3" w:author="Microsoft Word" w:date="2025-01-08T22:22:00Z" w16du:dateUtc="2025-01-08T14:22:00Z"/>
        </w:rPr>
      </w:pPr>
      <w:ins w:id="4" w:author="Microsoft Word" w:date="2025-01-08T22:22:00Z" w16du:dateUtc="2025-01-08T14:22:00Z">
        <w:r>
          <w:rPr>
            <w:rFonts w:hint="eastAsia"/>
          </w:rPr>
          <w:t>PASS成组序贯分析默认方法为模拟计算，</w:t>
        </w:r>
      </w:ins>
      <w:r>
        <w:rPr>
          <w:rFonts w:hint="eastAsia"/>
        </w:rPr>
        <w:t>依次点击Group-Sequential, Two Proportions, Test(Inequality), Group-Sequential Tests for Two Proportions (</w:t>
      </w:r>
      <w:r w:rsidR="00A00065">
        <w:rPr>
          <w:rFonts w:hint="eastAsia"/>
        </w:rPr>
        <w:t>Legacy)</w:t>
      </w:r>
      <w:ins w:id="5" w:author="Microsoft Word" w:date="2025-01-08T22:22:00Z" w16du:dateUtc="2025-01-08T14:22:00Z">
        <w:r>
          <w:rPr>
            <w:rFonts w:hint="eastAsia"/>
          </w:rPr>
          <w:t>Simulation)。因系模拟计算，结果难以完全重复，同样的设置下，差异可超过10例</w:t>
        </w:r>
        <w:r w:rsidR="00271B25">
          <w:rPr>
            <w:rFonts w:hint="eastAsia"/>
          </w:rPr>
          <w:t>以上</w:t>
        </w:r>
        <w:r w:rsidR="00CD7FD2">
          <w:rPr>
            <w:rFonts w:hint="eastAsia"/>
          </w:rPr>
          <w:t>，此处不予展示</w:t>
        </w:r>
        <w:r>
          <w:rPr>
            <w:rFonts w:hint="eastAsia"/>
          </w:rPr>
          <w:t>。</w:t>
        </w:r>
      </w:ins>
    </w:p>
    <w:p w14:paraId="083E1F56" w14:textId="41DE955A" w:rsidR="00A00065" w:rsidRPr="00FE6A97" w:rsidRDefault="00FE6A97" w:rsidP="00DF51EA">
      <w:pPr>
        <w:ind w:firstLineChars="200" w:firstLine="420"/>
      </w:pPr>
      <w:r>
        <w:rPr>
          <w:rFonts w:hint="eastAsia"/>
        </w:rPr>
        <w:t>选择Legacy的方法，</w:t>
      </w:r>
      <w:r w:rsidR="00A00065">
        <w:rPr>
          <w:rFonts w:hint="eastAsia"/>
        </w:rPr>
        <w:t>依次点击Group-Sequential, Two Proportions, Test(Inequality), Group-Sequential Tests for Two Proportions (Legacy)</w:t>
      </w:r>
      <w:r>
        <w:rPr>
          <w:rFonts w:hint="eastAsia"/>
        </w:rPr>
        <w:t>，结果脱落前样本量为266。</w:t>
      </w:r>
    </w:p>
    <w:p w14:paraId="12D5D53A" w14:textId="77777777" w:rsidR="0011628B" w:rsidRDefault="00A00065" w:rsidP="00DF51EA">
      <w:pPr>
        <w:ind w:firstLineChars="200" w:firstLine="420"/>
        <w:rPr>
          <w:noProof/>
        </w:rPr>
      </w:pPr>
      <w:r w:rsidRPr="00A00065">
        <w:rPr>
          <w:noProof/>
        </w:rPr>
        <w:drawing>
          <wp:inline distT="0" distB="0" distL="0" distR="0" wp14:anchorId="6593651B" wp14:editId="64F819D2">
            <wp:extent cx="4915326" cy="4427604"/>
            <wp:effectExtent l="0" t="0" r="0" b="0"/>
            <wp:docPr id="771250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0821" name="Picture 1" descr="A screenshot of a computer&#10;&#10;Description automatically generated"/>
                    <pic:cNvPicPr/>
                  </pic:nvPicPr>
                  <pic:blipFill>
                    <a:blip r:embed="rId6"/>
                    <a:stretch>
                      <a:fillRect/>
                    </a:stretch>
                  </pic:blipFill>
                  <pic:spPr>
                    <a:xfrm>
                      <a:off x="0" y="0"/>
                      <a:ext cx="4915326" cy="4427604"/>
                    </a:xfrm>
                    <a:prstGeom prst="rect">
                      <a:avLst/>
                    </a:prstGeom>
                  </pic:spPr>
                </pic:pic>
              </a:graphicData>
            </a:graphic>
          </wp:inline>
        </w:drawing>
      </w:r>
    </w:p>
    <w:p w14:paraId="17CE4166" w14:textId="74B65B34" w:rsidR="00A00065" w:rsidRDefault="002F3341" w:rsidP="00DF51EA">
      <w:pPr>
        <w:ind w:firstLineChars="200" w:firstLine="420"/>
      </w:pPr>
      <w:r w:rsidRPr="002F3341">
        <w:rPr>
          <w:noProof/>
        </w:rPr>
        <w:drawing>
          <wp:inline distT="0" distB="0" distL="0" distR="0" wp14:anchorId="74E323B5" wp14:editId="00F6CD7B">
            <wp:extent cx="4252328" cy="4435224"/>
            <wp:effectExtent l="0" t="0" r="0" b="3810"/>
            <wp:docPr id="617733834"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3834" name="Picture 1" descr="A screenshot of a test&#10;&#10;Description automatically generated"/>
                    <pic:cNvPicPr/>
                  </pic:nvPicPr>
                  <pic:blipFill>
                    <a:blip r:embed="rId7"/>
                    <a:stretch>
                      <a:fillRect/>
                    </a:stretch>
                  </pic:blipFill>
                  <pic:spPr>
                    <a:xfrm>
                      <a:off x="0" y="0"/>
                      <a:ext cx="4252328" cy="4435224"/>
                    </a:xfrm>
                    <a:prstGeom prst="rect">
                      <a:avLst/>
                    </a:prstGeom>
                  </pic:spPr>
                </pic:pic>
              </a:graphicData>
            </a:graphic>
          </wp:inline>
        </w:drawing>
      </w:r>
    </w:p>
    <w:p w14:paraId="31CD5E91" w14:textId="77777777" w:rsidR="0011628B" w:rsidRDefault="00A00065" w:rsidP="00DF51EA">
      <w:pPr>
        <w:ind w:firstLineChars="200" w:firstLine="420"/>
        <w:rPr>
          <w:noProof/>
        </w:rPr>
      </w:pPr>
      <w:r w:rsidRPr="00A00065">
        <w:rPr>
          <w:noProof/>
        </w:rPr>
        <w:drawing>
          <wp:inline distT="0" distB="0" distL="0" distR="0" wp14:anchorId="66C3C7AE" wp14:editId="4EF297D8">
            <wp:extent cx="5486400" cy="4697095"/>
            <wp:effectExtent l="0" t="0" r="0" b="8255"/>
            <wp:docPr id="621539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9113" name="Picture 1" descr="A screenshot of a computer&#10;&#10;Description automatically generated"/>
                    <pic:cNvPicPr/>
                  </pic:nvPicPr>
                  <pic:blipFill>
                    <a:blip r:embed="rId8"/>
                    <a:stretch>
                      <a:fillRect/>
                    </a:stretch>
                  </pic:blipFill>
                  <pic:spPr>
                    <a:xfrm>
                      <a:off x="0" y="0"/>
                      <a:ext cx="5486400" cy="4697095"/>
                    </a:xfrm>
                    <a:prstGeom prst="rect">
                      <a:avLst/>
                    </a:prstGeom>
                  </pic:spPr>
                </pic:pic>
              </a:graphicData>
            </a:graphic>
          </wp:inline>
        </w:drawing>
      </w:r>
    </w:p>
    <w:p w14:paraId="11206DE7" w14:textId="3061C4F3" w:rsidR="00A00065" w:rsidRDefault="002F3341" w:rsidP="00DF51EA">
      <w:pPr>
        <w:ind w:firstLineChars="200" w:firstLine="420"/>
      </w:pPr>
      <w:r w:rsidRPr="002F3341">
        <w:rPr>
          <w:noProof/>
        </w:rPr>
        <w:drawing>
          <wp:inline distT="0" distB="0" distL="0" distR="0" wp14:anchorId="10690451" wp14:editId="06734412">
            <wp:extent cx="5486400" cy="4835525"/>
            <wp:effectExtent l="0" t="0" r="0" b="3175"/>
            <wp:docPr id="38974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0416" name=""/>
                    <pic:cNvPicPr/>
                  </pic:nvPicPr>
                  <pic:blipFill>
                    <a:blip r:embed="rId9"/>
                    <a:stretch>
                      <a:fillRect/>
                    </a:stretch>
                  </pic:blipFill>
                  <pic:spPr>
                    <a:xfrm>
                      <a:off x="0" y="0"/>
                      <a:ext cx="5486400" cy="4835525"/>
                    </a:xfrm>
                    <a:prstGeom prst="rect">
                      <a:avLst/>
                    </a:prstGeom>
                  </pic:spPr>
                </pic:pic>
              </a:graphicData>
            </a:graphic>
          </wp:inline>
        </w:drawing>
      </w:r>
    </w:p>
    <w:p w14:paraId="521EB9CE" w14:textId="77777777" w:rsidR="00E670A1" w:rsidRDefault="00E670A1" w:rsidP="00DF51EA">
      <w:pPr>
        <w:ind w:firstLineChars="200" w:firstLine="420"/>
      </w:pPr>
    </w:p>
    <w:p w14:paraId="716D79B0" w14:textId="233F6552" w:rsidR="00AE5EA0" w:rsidRDefault="00A00065" w:rsidP="00DF51EA">
      <w:pPr>
        <w:ind w:firstLineChars="200" w:firstLine="420"/>
      </w:pPr>
      <w:r>
        <w:t>S</w:t>
      </w:r>
      <w:r>
        <w:rPr>
          <w:rFonts w:hint="eastAsia"/>
        </w:rPr>
        <w:t>imulation</w:t>
      </w:r>
    </w:p>
    <w:p w14:paraId="18B9BF94" w14:textId="7FE2FE7D" w:rsidR="00A00065" w:rsidRDefault="00A00065" w:rsidP="00A00065">
      <w:pPr>
        <w:ind w:firstLineChars="200" w:firstLine="420"/>
      </w:pPr>
      <w:r>
        <w:rPr>
          <w:rFonts w:hint="eastAsia"/>
        </w:rPr>
        <w:t>依次点击Group-Sequential, Two Proportions, Test(Inequality), Group-Sequential Tests for Two Proportions (Simulation)</w:t>
      </w:r>
      <w:r w:rsidR="00D56131">
        <w:rPr>
          <w:rFonts w:hint="eastAsia"/>
        </w:rPr>
        <w:t>，因系模拟计算，结果难以完全重复</w:t>
      </w:r>
      <w:r w:rsidR="0003697A">
        <w:rPr>
          <w:rFonts w:hint="eastAsia"/>
        </w:rPr>
        <w:t>，同样的设置下，差异可超过10例</w:t>
      </w:r>
      <w:r w:rsidR="00D56131">
        <w:rPr>
          <w:rFonts w:hint="eastAsia"/>
        </w:rPr>
        <w:t>。</w:t>
      </w:r>
    </w:p>
    <w:p w14:paraId="1886357C" w14:textId="311C18E5" w:rsidR="00D56131" w:rsidRDefault="00D56131" w:rsidP="00A00065">
      <w:pPr>
        <w:ind w:firstLineChars="200" w:firstLine="420"/>
      </w:pPr>
      <w:r w:rsidRPr="00D56131">
        <w:rPr>
          <w:noProof/>
        </w:rPr>
        <w:drawing>
          <wp:inline distT="0" distB="0" distL="0" distR="0" wp14:anchorId="1DF3E129" wp14:editId="2F065EE4">
            <wp:extent cx="4854361" cy="6645216"/>
            <wp:effectExtent l="0" t="0" r="3810" b="3810"/>
            <wp:docPr id="572341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576" name="Picture 1" descr="A screenshot of a computer&#10;&#10;Description automatically generated"/>
                    <pic:cNvPicPr/>
                  </pic:nvPicPr>
                  <pic:blipFill>
                    <a:blip r:embed="rId10"/>
                    <a:stretch>
                      <a:fillRect/>
                    </a:stretch>
                  </pic:blipFill>
                  <pic:spPr>
                    <a:xfrm>
                      <a:off x="0" y="0"/>
                      <a:ext cx="4854361" cy="6645216"/>
                    </a:xfrm>
                    <a:prstGeom prst="rect">
                      <a:avLst/>
                    </a:prstGeom>
                  </pic:spPr>
                </pic:pic>
              </a:graphicData>
            </a:graphic>
          </wp:inline>
        </w:drawing>
      </w:r>
    </w:p>
    <w:p w14:paraId="3413D801" w14:textId="01BEC242" w:rsidR="00D56131" w:rsidRDefault="00D56131" w:rsidP="00A00065">
      <w:pPr>
        <w:ind w:firstLineChars="200" w:firstLine="420"/>
      </w:pPr>
      <w:r w:rsidRPr="00D56131">
        <w:rPr>
          <w:noProof/>
        </w:rPr>
        <w:drawing>
          <wp:inline distT="0" distB="0" distL="0" distR="0" wp14:anchorId="0E2F0E3C" wp14:editId="2BEF3EAB">
            <wp:extent cx="5486400" cy="1637030"/>
            <wp:effectExtent l="0" t="0" r="0" b="1270"/>
            <wp:docPr id="1658106875"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06875" name="Picture 1" descr="A table with numbers and symbols&#10;&#10;Description automatically generated"/>
                    <pic:cNvPicPr/>
                  </pic:nvPicPr>
                  <pic:blipFill>
                    <a:blip r:embed="rId11"/>
                    <a:stretch>
                      <a:fillRect/>
                    </a:stretch>
                  </pic:blipFill>
                  <pic:spPr>
                    <a:xfrm>
                      <a:off x="0" y="0"/>
                      <a:ext cx="5486400" cy="1637030"/>
                    </a:xfrm>
                    <a:prstGeom prst="rect">
                      <a:avLst/>
                    </a:prstGeom>
                  </pic:spPr>
                </pic:pic>
              </a:graphicData>
            </a:graphic>
          </wp:inline>
        </w:drawing>
      </w:r>
    </w:p>
    <w:p w14:paraId="5B83826C" w14:textId="3E4839BE" w:rsidR="00D56131" w:rsidRDefault="00D56131" w:rsidP="00A00065">
      <w:pPr>
        <w:ind w:firstLineChars="200" w:firstLine="420"/>
      </w:pPr>
      <w:r w:rsidRPr="00D56131">
        <w:rPr>
          <w:noProof/>
        </w:rPr>
        <w:drawing>
          <wp:inline distT="0" distB="0" distL="0" distR="0" wp14:anchorId="73DC168C" wp14:editId="5C30F51D">
            <wp:extent cx="4999153" cy="2149026"/>
            <wp:effectExtent l="0" t="0" r="0" b="3810"/>
            <wp:docPr id="1518271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1736" name="Picture 1" descr="A screenshot of a computer&#10;&#10;Description automatically generated"/>
                    <pic:cNvPicPr/>
                  </pic:nvPicPr>
                  <pic:blipFill>
                    <a:blip r:embed="rId12"/>
                    <a:stretch>
                      <a:fillRect/>
                    </a:stretch>
                  </pic:blipFill>
                  <pic:spPr>
                    <a:xfrm>
                      <a:off x="0" y="0"/>
                      <a:ext cx="4999153" cy="2149026"/>
                    </a:xfrm>
                    <a:prstGeom prst="rect">
                      <a:avLst/>
                    </a:prstGeom>
                  </pic:spPr>
                </pic:pic>
              </a:graphicData>
            </a:graphic>
          </wp:inline>
        </w:drawing>
      </w:r>
    </w:p>
    <w:p w14:paraId="23233520" w14:textId="384C3CF6" w:rsidR="00A00065" w:rsidRDefault="00E670A1" w:rsidP="00DF51EA">
      <w:pPr>
        <w:ind w:firstLineChars="200" w:firstLine="420"/>
      </w:pPr>
      <w:r w:rsidRPr="00E670A1">
        <w:rPr>
          <w:noProof/>
        </w:rPr>
        <w:drawing>
          <wp:inline distT="0" distB="0" distL="0" distR="0" wp14:anchorId="5FCB8D3F" wp14:editId="1EF68899">
            <wp:extent cx="4930567" cy="6637595"/>
            <wp:effectExtent l="0" t="0" r="3810" b="0"/>
            <wp:docPr id="133216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69992" name=""/>
                    <pic:cNvPicPr/>
                  </pic:nvPicPr>
                  <pic:blipFill>
                    <a:blip r:embed="rId13"/>
                    <a:stretch>
                      <a:fillRect/>
                    </a:stretch>
                  </pic:blipFill>
                  <pic:spPr>
                    <a:xfrm>
                      <a:off x="0" y="0"/>
                      <a:ext cx="4930567" cy="6637595"/>
                    </a:xfrm>
                    <a:prstGeom prst="rect">
                      <a:avLst/>
                    </a:prstGeom>
                  </pic:spPr>
                </pic:pic>
              </a:graphicData>
            </a:graphic>
          </wp:inline>
        </w:drawing>
      </w:r>
    </w:p>
    <w:p w14:paraId="0E492ECF" w14:textId="77777777" w:rsidR="00E670A1" w:rsidRDefault="00E670A1" w:rsidP="00DF51EA">
      <w:pPr>
        <w:ind w:firstLineChars="200" w:firstLine="420"/>
      </w:pPr>
    </w:p>
    <w:p w14:paraId="785F1E08" w14:textId="77719972" w:rsidR="00AE5EA0" w:rsidRDefault="00AE5EA0" w:rsidP="00DF51EA">
      <w:pPr>
        <w:ind w:firstLineChars="200" w:firstLine="420"/>
      </w:pPr>
      <w:r w:rsidRPr="00AE5EA0">
        <w:rPr>
          <w:noProof/>
        </w:rPr>
        <w:drawing>
          <wp:inline distT="0" distB="0" distL="0" distR="0" wp14:anchorId="5C1898C8" wp14:editId="379796D2">
            <wp:extent cx="4511431" cy="6607113"/>
            <wp:effectExtent l="0" t="0" r="3810" b="3810"/>
            <wp:docPr id="926786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6700" name="Picture 1" descr="A screenshot of a computer&#10;&#10;Description automatically generated"/>
                    <pic:cNvPicPr/>
                  </pic:nvPicPr>
                  <pic:blipFill>
                    <a:blip r:embed="rId14"/>
                    <a:stretch>
                      <a:fillRect/>
                    </a:stretch>
                  </pic:blipFill>
                  <pic:spPr>
                    <a:xfrm>
                      <a:off x="0" y="0"/>
                      <a:ext cx="4511431" cy="6607113"/>
                    </a:xfrm>
                    <a:prstGeom prst="rect">
                      <a:avLst/>
                    </a:prstGeom>
                  </pic:spPr>
                </pic:pic>
              </a:graphicData>
            </a:graphic>
          </wp:inline>
        </w:drawing>
      </w:r>
    </w:p>
    <w:p w14:paraId="09A14213" w14:textId="0A042D86" w:rsidR="00AE5EA0" w:rsidRDefault="00AE5EA0" w:rsidP="00DF51EA">
      <w:pPr>
        <w:ind w:firstLineChars="200" w:firstLine="420"/>
      </w:pPr>
      <w:r w:rsidRPr="00AE5EA0">
        <w:rPr>
          <w:noProof/>
        </w:rPr>
        <w:drawing>
          <wp:inline distT="0" distB="0" distL="0" distR="0" wp14:anchorId="5D532414" wp14:editId="2F000663">
            <wp:extent cx="5486400" cy="5130165"/>
            <wp:effectExtent l="0" t="0" r="0" b="0"/>
            <wp:docPr id="829011622"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1622" name="Picture 1" descr="A screenshot of a report&#10;&#10;Description automatically generated"/>
                    <pic:cNvPicPr/>
                  </pic:nvPicPr>
                  <pic:blipFill>
                    <a:blip r:embed="rId15"/>
                    <a:stretch>
                      <a:fillRect/>
                    </a:stretch>
                  </pic:blipFill>
                  <pic:spPr>
                    <a:xfrm>
                      <a:off x="0" y="0"/>
                      <a:ext cx="5486400" cy="5130165"/>
                    </a:xfrm>
                    <a:prstGeom prst="rect">
                      <a:avLst/>
                    </a:prstGeom>
                  </pic:spPr>
                </pic:pic>
              </a:graphicData>
            </a:graphic>
          </wp:inline>
        </w:drawing>
      </w:r>
    </w:p>
    <w:p w14:paraId="2FC3D4DF" w14:textId="77777777" w:rsidR="00AE5EA0" w:rsidRDefault="00AE5EA0" w:rsidP="00DF51EA">
      <w:pPr>
        <w:ind w:firstLineChars="200" w:firstLine="420"/>
      </w:pPr>
    </w:p>
    <w:p w14:paraId="15C1CE41" w14:textId="77777777" w:rsidR="00AE5EA0" w:rsidRDefault="00AE5EA0" w:rsidP="00DF51EA">
      <w:pPr>
        <w:ind w:firstLineChars="200" w:firstLine="420"/>
      </w:pPr>
    </w:p>
    <w:p w14:paraId="6933EE51" w14:textId="77777777" w:rsidR="00AE5EA0" w:rsidRDefault="00AE5EA0" w:rsidP="00DF51EA">
      <w:pPr>
        <w:ind w:firstLineChars="200" w:firstLine="420"/>
      </w:pPr>
    </w:p>
    <w:p w14:paraId="0326ABD7" w14:textId="1AB64D15" w:rsidR="00F50583" w:rsidRDefault="00F50583" w:rsidP="00DF51EA">
      <w:pPr>
        <w:ind w:firstLineChars="200" w:firstLine="420"/>
      </w:pPr>
      <w:r>
        <w:rPr>
          <w:rFonts w:hint="eastAsia"/>
        </w:rPr>
        <w:t>该研究对入组的217例患者结果进行了一次期中分析，功能良好率在对照组和试验组分别为24%与46%，P&lt;0.001，研究达成，提前终止。</w:t>
      </w:r>
    </w:p>
    <w:p w14:paraId="19C6B721" w14:textId="77777777" w:rsidR="00F50583" w:rsidRPr="00F50583" w:rsidRDefault="00F50583" w:rsidP="00DF51EA">
      <w:pPr>
        <w:ind w:firstLineChars="200" w:firstLine="420"/>
      </w:pPr>
    </w:p>
    <w:p w14:paraId="0AC3965E" w14:textId="461D6277" w:rsidR="00021E59" w:rsidRDefault="007B6C9B" w:rsidP="00DF51EA">
      <w:pPr>
        <w:ind w:firstLineChars="200" w:firstLine="420"/>
      </w:pPr>
      <w:r>
        <w:t xml:space="preserve">例 </w:t>
      </w:r>
      <w:r w:rsidR="00CD7FD2">
        <w:fldChar w:fldCharType="begin"/>
      </w:r>
      <w:r w:rsidR="00CD7FD2">
        <w:instrText xml:space="preserve"> STYLEREF 1 \s </w:instrText>
      </w:r>
      <w:r w:rsidR="00CD7FD2">
        <w:fldChar w:fldCharType="separate"/>
      </w:r>
      <w:r w:rsidR="00CD7FD2">
        <w:rPr>
          <w:noProof/>
        </w:rPr>
        <w:t>12</w:t>
      </w:r>
      <w:r w:rsidR="00CD7FD2">
        <w:fldChar w:fldCharType="end"/>
      </w:r>
      <w:r w:rsidR="00CD7FD2">
        <w:noBreakHyphen/>
      </w:r>
      <w:r w:rsidR="00CD7FD2">
        <w:fldChar w:fldCharType="begin"/>
      </w:r>
      <w:r w:rsidR="00CD7FD2">
        <w:instrText xml:space="preserve"> SEQ 例 \* ARABIC \s 1 </w:instrText>
      </w:r>
      <w:r w:rsidR="00CD7FD2">
        <w:fldChar w:fldCharType="separate"/>
      </w:r>
      <w:r w:rsidR="00CD7FD2">
        <w:fldChar w:fldCharType="end"/>
      </w:r>
      <w:r>
        <w:rPr>
          <w:rFonts w:hint="eastAsia"/>
        </w:rPr>
        <w:t xml:space="preserve"> </w:t>
      </w:r>
      <w:r w:rsidR="00DF51EA">
        <w:rPr>
          <w:rFonts w:hint="eastAsia"/>
        </w:rPr>
        <w:t>TOTAL研究考察了某种胎儿手术的疗效，手术组与对照组比较，主要终点为新生儿出院存活率。</w:t>
      </w:r>
      <w:r w:rsidR="00491A8B">
        <w:rPr>
          <w:rFonts w:hint="eastAsia"/>
        </w:rPr>
        <w:t>假设对照组存活率25%，手术组50%，成组序贯设计，在入组40%，60%，70%，80%及90%时设置了5次期中分析，</w:t>
      </w:r>
      <w:r w:rsidR="00431434">
        <w:rPr>
          <w:rFonts w:hint="eastAsia"/>
        </w:rPr>
        <w:t>采用</w:t>
      </w:r>
      <w:r w:rsidR="00491A8B" w:rsidRPr="00491A8B">
        <w:t>O’Brien–Fleming</w:t>
      </w:r>
      <w:r w:rsidR="00491A8B">
        <w:rPr>
          <w:rFonts w:hint="eastAsia"/>
        </w:rPr>
        <w:t>终止规则，</w:t>
      </w:r>
      <w:r w:rsidR="00DF51EA">
        <w:rPr>
          <w:rFonts w:hint="eastAsia"/>
        </w:rPr>
        <w:t>取双侧</w:t>
      </w:r>
      <w:r w:rsidR="00DF51EA">
        <w:rPr>
          <w:rFonts w:asciiTheme="minorEastAsia" w:hAnsiTheme="minorEastAsia" w:hint="eastAsia"/>
        </w:rPr>
        <w:t>α</w:t>
      </w:r>
      <w:r w:rsidR="00DF51EA">
        <w:t>=0.05</w:t>
      </w:r>
      <w:r w:rsidR="00DF51EA">
        <w:rPr>
          <w:rFonts w:hint="eastAsia"/>
        </w:rPr>
        <w:t>，检验效能</w:t>
      </w:r>
      <w:r w:rsidR="00DF51EA">
        <w:t>80%</w:t>
      </w:r>
      <w:r w:rsidR="00491A8B">
        <w:rPr>
          <w:rFonts w:hint="eastAsia"/>
        </w:rPr>
        <w:t>，需入组116例受试者</w:t>
      </w:r>
      <w:r w:rsidR="00E93D6C">
        <w:rPr>
          <w:rFonts w:hint="eastAsia"/>
        </w:rPr>
        <w:t>。</w:t>
      </w:r>
    </w:p>
    <w:p w14:paraId="276EB69C" w14:textId="4A89A0D3" w:rsidR="00491A8B" w:rsidRDefault="00491A8B" w:rsidP="00DF51EA">
      <w:pPr>
        <w:ind w:firstLineChars="200" w:firstLine="420"/>
      </w:pPr>
      <w:r>
        <w:rPr>
          <w:rFonts w:hint="eastAsia"/>
        </w:rPr>
        <w:t>首先计算固定设计时所需样本量为110：</w:t>
      </w:r>
    </w:p>
    <w:p w14:paraId="13CD5C64" w14:textId="498113BD" w:rsidR="00491A8B" w:rsidRDefault="00491A8B" w:rsidP="00DF51EA">
      <w:pPr>
        <w:ind w:firstLineChars="200" w:firstLine="420"/>
      </w:pPr>
      <w:r w:rsidRPr="00491A8B">
        <w:rPr>
          <w:rFonts w:hint="eastAsia"/>
          <w:noProof/>
        </w:rPr>
        <w:drawing>
          <wp:inline distT="0" distB="0" distL="0" distR="0" wp14:anchorId="4121981F" wp14:editId="0AAA7CC4">
            <wp:extent cx="3171190" cy="767715"/>
            <wp:effectExtent l="0" t="0" r="0" b="0"/>
            <wp:docPr id="1272661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1190" cy="767715"/>
                    </a:xfrm>
                    <a:prstGeom prst="rect">
                      <a:avLst/>
                    </a:prstGeom>
                    <a:noFill/>
                    <a:ln>
                      <a:noFill/>
                    </a:ln>
                  </pic:spPr>
                </pic:pic>
              </a:graphicData>
            </a:graphic>
          </wp:inline>
        </w:drawing>
      </w:r>
    </w:p>
    <w:p w14:paraId="4585B574" w14:textId="77777777" w:rsidR="00491A8B" w:rsidRDefault="00491A8B" w:rsidP="00DF51EA">
      <w:pPr>
        <w:ind w:firstLineChars="200" w:firstLine="420"/>
      </w:pPr>
    </w:p>
    <w:p w14:paraId="4B1E68C0" w14:textId="34AB4E28" w:rsidR="00491A8B" w:rsidRDefault="00491A8B" w:rsidP="00DF51EA">
      <w:pPr>
        <w:ind w:firstLineChars="200" w:firstLine="420"/>
      </w:pPr>
      <w:r>
        <w:rPr>
          <w:rFonts w:hint="eastAsia"/>
        </w:rPr>
        <w:t>利用R语言pwrss包计算固定设计的样本量</w:t>
      </w:r>
      <w:r w:rsidR="00E10316">
        <w:rPr>
          <w:rFonts w:hint="eastAsia"/>
        </w:rPr>
        <w:t>为110</w:t>
      </w:r>
      <w:r>
        <w:rPr>
          <w:rFonts w:hint="eastAsia"/>
        </w:rPr>
        <w:t>，再利用gsDesign包进行成组序贯设计：</w:t>
      </w:r>
    </w:p>
    <w:p w14:paraId="743DAC7C" w14:textId="77777777" w:rsidR="00491A8B" w:rsidRDefault="00491A8B" w:rsidP="00491A8B">
      <w:pPr>
        <w:ind w:firstLineChars="200" w:firstLine="420"/>
      </w:pPr>
      <w:r>
        <w:t>library(pwrss)</w:t>
      </w:r>
    </w:p>
    <w:p w14:paraId="7D0EFFA3" w14:textId="77777777" w:rsidR="00491A8B" w:rsidRDefault="00491A8B" w:rsidP="00491A8B">
      <w:pPr>
        <w:ind w:firstLineChars="200" w:firstLine="420"/>
      </w:pPr>
      <w:r>
        <w:t>pwrss.z.2props(0.25, 0.5, power = 0.8)</w:t>
      </w:r>
    </w:p>
    <w:p w14:paraId="40C69372" w14:textId="28E49F22" w:rsidR="00E10316" w:rsidRDefault="00E10316" w:rsidP="00491A8B">
      <w:pPr>
        <w:ind w:firstLineChars="200" w:firstLine="420"/>
      </w:pPr>
      <w:r>
        <w:rPr>
          <w:rFonts w:hint="eastAsia"/>
        </w:rPr>
        <w:t>library(gsDesign)</w:t>
      </w:r>
    </w:p>
    <w:p w14:paraId="43721450" w14:textId="77777777" w:rsidR="00491A8B" w:rsidRDefault="00491A8B" w:rsidP="00491A8B">
      <w:pPr>
        <w:ind w:firstLineChars="200" w:firstLine="420"/>
      </w:pPr>
      <w:r>
        <w:t>x &lt;- gsDesign(</w:t>
      </w:r>
    </w:p>
    <w:p w14:paraId="0A8223E6" w14:textId="77777777" w:rsidR="00491A8B" w:rsidRDefault="00491A8B" w:rsidP="00491A8B">
      <w:pPr>
        <w:ind w:firstLineChars="200" w:firstLine="420"/>
      </w:pPr>
      <w:r>
        <w:t xml:space="preserve">  alpha = 0.025,</w:t>
      </w:r>
    </w:p>
    <w:p w14:paraId="3DA7D212" w14:textId="77777777" w:rsidR="00491A8B" w:rsidRDefault="00491A8B" w:rsidP="00491A8B">
      <w:pPr>
        <w:ind w:firstLineChars="200" w:firstLine="420"/>
      </w:pPr>
      <w:r>
        <w:t xml:space="preserve">  beta = 0.2,</w:t>
      </w:r>
    </w:p>
    <w:p w14:paraId="6A32DA1F" w14:textId="77777777" w:rsidR="00491A8B" w:rsidRDefault="00491A8B" w:rsidP="00491A8B">
      <w:pPr>
        <w:ind w:firstLineChars="200" w:firstLine="420"/>
      </w:pPr>
      <w:r>
        <w:t xml:space="preserve">  k = 6,</w:t>
      </w:r>
    </w:p>
    <w:p w14:paraId="3BE6D272" w14:textId="77777777" w:rsidR="00491A8B" w:rsidRDefault="00491A8B" w:rsidP="00491A8B">
      <w:pPr>
        <w:ind w:firstLineChars="200" w:firstLine="420"/>
      </w:pPr>
      <w:r>
        <w:t xml:space="preserve">  sfu = "OF",</w:t>
      </w:r>
    </w:p>
    <w:p w14:paraId="21242A92" w14:textId="77777777" w:rsidR="00491A8B" w:rsidRDefault="00491A8B" w:rsidP="00491A8B">
      <w:pPr>
        <w:ind w:firstLineChars="200" w:firstLine="420"/>
      </w:pPr>
      <w:r>
        <w:t xml:space="preserve">  sfl = "OF",</w:t>
      </w:r>
    </w:p>
    <w:p w14:paraId="0381DDA3" w14:textId="77777777" w:rsidR="00491A8B" w:rsidRDefault="00491A8B" w:rsidP="00491A8B">
      <w:pPr>
        <w:ind w:firstLineChars="200" w:firstLine="420"/>
      </w:pPr>
      <w:r>
        <w:t xml:space="preserve">  timing = c(0.4, 0.6, 0.7, 0.8, 0.9, 1),</w:t>
      </w:r>
    </w:p>
    <w:p w14:paraId="28206B57" w14:textId="77777777" w:rsidR="00491A8B" w:rsidRDefault="00491A8B" w:rsidP="00491A8B">
      <w:pPr>
        <w:ind w:firstLineChars="200" w:firstLine="420"/>
      </w:pPr>
      <w:r>
        <w:t xml:space="preserve">  test.type = 2,</w:t>
      </w:r>
    </w:p>
    <w:p w14:paraId="7EC2BA20" w14:textId="77777777" w:rsidR="00491A8B" w:rsidRDefault="00491A8B" w:rsidP="00491A8B">
      <w:pPr>
        <w:ind w:firstLineChars="200" w:firstLine="420"/>
      </w:pPr>
      <w:r>
        <w:t xml:space="preserve">  n.fix = 110</w:t>
      </w:r>
    </w:p>
    <w:p w14:paraId="0F6B4F72" w14:textId="77777777" w:rsidR="00491A8B" w:rsidRDefault="00491A8B" w:rsidP="00491A8B">
      <w:pPr>
        <w:ind w:firstLineChars="200" w:firstLine="420"/>
      </w:pPr>
      <w:r>
        <w:t>)</w:t>
      </w:r>
    </w:p>
    <w:p w14:paraId="22D37898" w14:textId="77777777" w:rsidR="00491A8B" w:rsidRDefault="00491A8B" w:rsidP="00491A8B">
      <w:pPr>
        <w:ind w:firstLineChars="200" w:firstLine="420"/>
      </w:pPr>
      <w:r>
        <w:t>x</w:t>
      </w:r>
    </w:p>
    <w:p w14:paraId="60AAD5F9" w14:textId="25C63131" w:rsidR="00491A8B" w:rsidRDefault="00491A8B" w:rsidP="00491A8B">
      <w:pPr>
        <w:ind w:firstLineChars="200" w:firstLine="420"/>
      </w:pPr>
      <w:r>
        <w:t>plot(x)</w:t>
      </w:r>
    </w:p>
    <w:p w14:paraId="78E6FE21" w14:textId="02C88D2F" w:rsidR="00491A8B" w:rsidRDefault="00491A8B" w:rsidP="00491A8B">
      <w:pPr>
        <w:ind w:firstLineChars="200" w:firstLine="420"/>
      </w:pPr>
      <w:r>
        <w:rPr>
          <w:rFonts w:hint="eastAsia"/>
        </w:rPr>
        <w:t>结果输出：</w:t>
      </w:r>
    </w:p>
    <w:p w14:paraId="254426C0" w14:textId="77777777" w:rsidR="00491A8B" w:rsidRPr="00491A8B" w:rsidRDefault="00491A8B" w:rsidP="00491A8B">
      <w:pPr>
        <w:ind w:firstLineChars="200" w:firstLine="420"/>
      </w:pPr>
      <w:r w:rsidRPr="00491A8B">
        <w:t>Symmetric two-sided group sequential design with</w:t>
      </w:r>
    </w:p>
    <w:p w14:paraId="428F5490" w14:textId="77777777" w:rsidR="00491A8B" w:rsidRPr="00491A8B" w:rsidRDefault="00491A8B" w:rsidP="00491A8B">
      <w:pPr>
        <w:ind w:firstLineChars="200" w:firstLine="420"/>
      </w:pPr>
      <w:r w:rsidRPr="00491A8B">
        <w:t>80 % power and 2.5 % Type I Error.</w:t>
      </w:r>
    </w:p>
    <w:p w14:paraId="0FABF6BA" w14:textId="77777777" w:rsidR="00491A8B" w:rsidRPr="00491A8B" w:rsidRDefault="00491A8B" w:rsidP="00491A8B">
      <w:pPr>
        <w:ind w:firstLineChars="200" w:firstLine="420"/>
      </w:pPr>
      <w:r w:rsidRPr="00491A8B">
        <w:t>Spending computations assume trial stops</w:t>
      </w:r>
    </w:p>
    <w:p w14:paraId="5324EBF3" w14:textId="77777777" w:rsidR="00491A8B" w:rsidRPr="00491A8B" w:rsidRDefault="00491A8B" w:rsidP="00491A8B">
      <w:pPr>
        <w:ind w:firstLineChars="200" w:firstLine="420"/>
      </w:pPr>
      <w:r w:rsidRPr="00491A8B">
        <w:t>if a bound is crossed.</w:t>
      </w:r>
    </w:p>
    <w:p w14:paraId="4A7CB3D3" w14:textId="77777777" w:rsidR="00491A8B" w:rsidRPr="00491A8B" w:rsidRDefault="00491A8B" w:rsidP="00491A8B">
      <w:pPr>
        <w:ind w:firstLineChars="200" w:firstLine="420"/>
      </w:pPr>
    </w:p>
    <w:p w14:paraId="2D0B8ABB" w14:textId="77777777" w:rsidR="00491A8B" w:rsidRPr="00491A8B" w:rsidRDefault="00491A8B" w:rsidP="00491A8B">
      <w:pPr>
        <w:ind w:firstLineChars="200" w:firstLine="420"/>
      </w:pPr>
      <w:r w:rsidRPr="00491A8B">
        <w:t xml:space="preserve">              </w:t>
      </w:r>
    </w:p>
    <w:p w14:paraId="2ED6030C" w14:textId="77777777" w:rsidR="00491A8B" w:rsidRPr="00491A8B" w:rsidRDefault="00491A8B" w:rsidP="00491A8B">
      <w:pPr>
        <w:ind w:firstLineChars="200" w:firstLine="420"/>
      </w:pPr>
      <w:r w:rsidRPr="00491A8B">
        <w:t xml:space="preserve">  Analysis  N   Z   Nominal p  Spend</w:t>
      </w:r>
    </w:p>
    <w:p w14:paraId="633FB867" w14:textId="77777777" w:rsidR="00491A8B" w:rsidRPr="00491A8B" w:rsidRDefault="00491A8B" w:rsidP="00491A8B">
      <w:pPr>
        <w:ind w:firstLineChars="200" w:firstLine="420"/>
      </w:pPr>
      <w:r w:rsidRPr="00491A8B">
        <w:t xml:space="preserve">         1  46 3.29    0.0005 0.0005</w:t>
      </w:r>
    </w:p>
    <w:p w14:paraId="1E92277A" w14:textId="77777777" w:rsidR="00491A8B" w:rsidRPr="00491A8B" w:rsidRDefault="00491A8B" w:rsidP="00491A8B">
      <w:pPr>
        <w:ind w:firstLineChars="200" w:firstLine="420"/>
      </w:pPr>
      <w:r w:rsidRPr="00491A8B">
        <w:t xml:space="preserve">         2  69 2.69    0.0036 0.0033</w:t>
      </w:r>
    </w:p>
    <w:p w14:paraId="680147EA" w14:textId="77777777" w:rsidR="00491A8B" w:rsidRPr="00491A8B" w:rsidRDefault="00491A8B" w:rsidP="00491A8B">
      <w:pPr>
        <w:ind w:firstLineChars="200" w:firstLine="420"/>
      </w:pPr>
      <w:r w:rsidRPr="00491A8B">
        <w:t xml:space="preserve">         3  80 2.49    0.0064 0.0037</w:t>
      </w:r>
    </w:p>
    <w:p w14:paraId="1430B89F" w14:textId="77777777" w:rsidR="00491A8B" w:rsidRPr="00491A8B" w:rsidRDefault="00491A8B" w:rsidP="00491A8B">
      <w:pPr>
        <w:ind w:firstLineChars="200" w:firstLine="420"/>
      </w:pPr>
      <w:r w:rsidRPr="00491A8B">
        <w:t xml:space="preserve">         4  92 2.33    0.0099 0.0049</w:t>
      </w:r>
    </w:p>
    <w:p w14:paraId="2C2772B8" w14:textId="77777777" w:rsidR="00491A8B" w:rsidRPr="00491A8B" w:rsidRDefault="00491A8B" w:rsidP="00491A8B">
      <w:pPr>
        <w:ind w:firstLineChars="200" w:firstLine="420"/>
      </w:pPr>
      <w:r w:rsidRPr="00491A8B">
        <w:t xml:space="preserve">         5 103 2.20    0.0140 0.0059</w:t>
      </w:r>
    </w:p>
    <w:p w14:paraId="0068D736" w14:textId="77777777" w:rsidR="00491A8B" w:rsidRPr="00491A8B" w:rsidRDefault="00491A8B" w:rsidP="00491A8B">
      <w:pPr>
        <w:ind w:firstLineChars="200" w:firstLine="420"/>
      </w:pPr>
      <w:r w:rsidRPr="00491A8B">
        <w:t xml:space="preserve">         6 115 2.08    0.0186 0.0067</w:t>
      </w:r>
    </w:p>
    <w:p w14:paraId="5114E857" w14:textId="77777777" w:rsidR="00491A8B" w:rsidRPr="00491A8B" w:rsidRDefault="00491A8B" w:rsidP="00491A8B">
      <w:pPr>
        <w:ind w:firstLineChars="200" w:firstLine="420"/>
      </w:pPr>
      <w:r w:rsidRPr="00491A8B">
        <w:t xml:space="preserve">     Total                    0.0250 </w:t>
      </w:r>
    </w:p>
    <w:p w14:paraId="2A223484" w14:textId="77777777" w:rsidR="00491A8B" w:rsidRPr="00491A8B" w:rsidRDefault="00491A8B" w:rsidP="00491A8B">
      <w:pPr>
        <w:ind w:firstLineChars="200" w:firstLine="420"/>
      </w:pPr>
    </w:p>
    <w:p w14:paraId="7D4564D2" w14:textId="77777777" w:rsidR="00491A8B" w:rsidRPr="00491A8B" w:rsidRDefault="00491A8B" w:rsidP="00491A8B">
      <w:pPr>
        <w:ind w:firstLineChars="200" w:firstLine="420"/>
      </w:pPr>
      <w:r w:rsidRPr="00491A8B">
        <w:t>++ alpha spending:</w:t>
      </w:r>
    </w:p>
    <w:p w14:paraId="6A39C752" w14:textId="77777777" w:rsidR="00491A8B" w:rsidRPr="00491A8B" w:rsidRDefault="00491A8B" w:rsidP="00491A8B">
      <w:pPr>
        <w:ind w:firstLineChars="200" w:firstLine="420"/>
      </w:pPr>
      <w:r w:rsidRPr="00491A8B">
        <w:t xml:space="preserve"> O'Brien-Fleming boundary.</w:t>
      </w:r>
    </w:p>
    <w:p w14:paraId="45A07885" w14:textId="77777777" w:rsidR="00491A8B" w:rsidRPr="00491A8B" w:rsidRDefault="00491A8B" w:rsidP="00491A8B">
      <w:pPr>
        <w:ind w:firstLineChars="200" w:firstLine="420"/>
      </w:pPr>
    </w:p>
    <w:p w14:paraId="383C5717" w14:textId="77777777" w:rsidR="00491A8B" w:rsidRPr="00491A8B" w:rsidRDefault="00491A8B" w:rsidP="00491A8B">
      <w:pPr>
        <w:ind w:firstLineChars="200" w:firstLine="420"/>
      </w:pPr>
      <w:r w:rsidRPr="00491A8B">
        <w:t>Boundary crossing probabilities and expected sample size</w:t>
      </w:r>
    </w:p>
    <w:p w14:paraId="7DE5DFD9" w14:textId="77777777" w:rsidR="00491A8B" w:rsidRPr="00491A8B" w:rsidRDefault="00491A8B" w:rsidP="00491A8B">
      <w:pPr>
        <w:ind w:firstLineChars="200" w:firstLine="420"/>
      </w:pPr>
      <w:r w:rsidRPr="00491A8B">
        <w:t>assume any cross stops the trial</w:t>
      </w:r>
    </w:p>
    <w:p w14:paraId="76C98782" w14:textId="77777777" w:rsidR="00491A8B" w:rsidRPr="00491A8B" w:rsidRDefault="00491A8B" w:rsidP="00491A8B">
      <w:pPr>
        <w:ind w:firstLineChars="200" w:firstLine="420"/>
      </w:pPr>
    </w:p>
    <w:p w14:paraId="2C6073D9" w14:textId="77777777" w:rsidR="00491A8B" w:rsidRPr="00491A8B" w:rsidRDefault="00491A8B" w:rsidP="00491A8B">
      <w:pPr>
        <w:ind w:firstLineChars="200" w:firstLine="420"/>
      </w:pPr>
      <w:r w:rsidRPr="00491A8B">
        <w:t>Upper boundary (power or Type I Error)</w:t>
      </w:r>
    </w:p>
    <w:p w14:paraId="0B491BC9" w14:textId="77777777" w:rsidR="00491A8B" w:rsidRPr="00491A8B" w:rsidRDefault="00491A8B" w:rsidP="00491A8B">
      <w:pPr>
        <w:ind w:firstLineChars="200" w:firstLine="420"/>
      </w:pPr>
      <w:r w:rsidRPr="00491A8B">
        <w:t xml:space="preserve">          Analysis</w:t>
      </w:r>
    </w:p>
    <w:p w14:paraId="0EBB9A3B" w14:textId="77777777" w:rsidR="00491A8B" w:rsidRPr="00491A8B" w:rsidRDefault="00491A8B" w:rsidP="00491A8B">
      <w:pPr>
        <w:ind w:firstLineChars="200" w:firstLine="420"/>
      </w:pPr>
      <w:r w:rsidRPr="00491A8B">
        <w:t xml:space="preserve">   Theta      1      2      3      4      5      6 Total  E{N}</w:t>
      </w:r>
    </w:p>
    <w:p w14:paraId="4E18835A" w14:textId="77777777" w:rsidR="00491A8B" w:rsidRPr="00491A8B" w:rsidRDefault="00491A8B" w:rsidP="00491A8B">
      <w:pPr>
        <w:ind w:firstLineChars="200" w:firstLine="420"/>
      </w:pPr>
      <w:r w:rsidRPr="00491A8B">
        <w:t xml:space="preserve">  0.0000 0.0005 0.0033 0.0037 0.0049 0.0059 0.0067 0.025 113.2</w:t>
      </w:r>
    </w:p>
    <w:p w14:paraId="1D73FD32" w14:textId="77777777" w:rsidR="00491A8B" w:rsidRPr="00491A8B" w:rsidRDefault="00491A8B" w:rsidP="00491A8B">
      <w:pPr>
        <w:ind w:firstLineChars="200" w:firstLine="420"/>
      </w:pPr>
      <w:r w:rsidRPr="00491A8B">
        <w:t xml:space="preserve">  0.2671 0.0683 0.2509 0.1544 0.1343 0.1088 0.0833 0.800  88.5</w:t>
      </w:r>
    </w:p>
    <w:p w14:paraId="05C5376B" w14:textId="77777777" w:rsidR="00491A8B" w:rsidRPr="00491A8B" w:rsidRDefault="00491A8B" w:rsidP="00491A8B">
      <w:pPr>
        <w:ind w:firstLineChars="200" w:firstLine="420"/>
      </w:pPr>
    </w:p>
    <w:p w14:paraId="79EBA596" w14:textId="77777777" w:rsidR="00491A8B" w:rsidRPr="00491A8B" w:rsidRDefault="00491A8B" w:rsidP="00491A8B">
      <w:pPr>
        <w:ind w:firstLineChars="200" w:firstLine="420"/>
      </w:pPr>
      <w:r w:rsidRPr="00491A8B">
        <w:t>Lower boundary (futility or Type II Error)</w:t>
      </w:r>
    </w:p>
    <w:p w14:paraId="603C61A7" w14:textId="77777777" w:rsidR="00491A8B" w:rsidRPr="00491A8B" w:rsidRDefault="00491A8B" w:rsidP="00491A8B">
      <w:pPr>
        <w:ind w:firstLineChars="200" w:firstLine="420"/>
      </w:pPr>
      <w:r w:rsidRPr="00491A8B">
        <w:t xml:space="preserve">          Analysis</w:t>
      </w:r>
    </w:p>
    <w:p w14:paraId="077B2EBF" w14:textId="77777777" w:rsidR="00491A8B" w:rsidRPr="00491A8B" w:rsidRDefault="00491A8B" w:rsidP="00491A8B">
      <w:pPr>
        <w:ind w:firstLineChars="200" w:firstLine="420"/>
      </w:pPr>
      <w:r w:rsidRPr="00491A8B">
        <w:t xml:space="preserve">   Theta     1      2      3      4      5      6 Total</w:t>
      </w:r>
    </w:p>
    <w:p w14:paraId="1BBCF828" w14:textId="77777777" w:rsidR="00491A8B" w:rsidRPr="00491A8B" w:rsidRDefault="00491A8B" w:rsidP="00491A8B">
      <w:pPr>
        <w:ind w:firstLineChars="200" w:firstLine="420"/>
      </w:pPr>
      <w:r w:rsidRPr="00491A8B">
        <w:t xml:space="preserve">  0.0000 5e-04 0.0033 0.0037 0.0049 0.0059 0.0067 0.025</w:t>
      </w:r>
    </w:p>
    <w:p w14:paraId="3B88D4CC" w14:textId="77777777" w:rsidR="00491A8B" w:rsidRPr="00491A8B" w:rsidRDefault="00491A8B" w:rsidP="00491A8B">
      <w:pPr>
        <w:ind w:firstLineChars="200" w:firstLine="420"/>
      </w:pPr>
      <w:r w:rsidRPr="00491A8B">
        <w:t xml:space="preserve">  0.2671 0e+00 0.0000 0.0000 0.0000 0.0000 0.0000 0.000</w:t>
      </w:r>
    </w:p>
    <w:p w14:paraId="61E0D265" w14:textId="77777777" w:rsidR="00491A8B" w:rsidRDefault="00491A8B" w:rsidP="00DF51EA">
      <w:pPr>
        <w:ind w:firstLineChars="200" w:firstLine="420"/>
      </w:pPr>
    </w:p>
    <w:p w14:paraId="231C6936" w14:textId="3A237302" w:rsidR="00491A8B" w:rsidRDefault="00431434" w:rsidP="00DF51EA">
      <w:pPr>
        <w:ind w:firstLineChars="200" w:firstLine="420"/>
      </w:pPr>
      <w:r>
        <w:rPr>
          <w:rFonts w:hint="eastAsia"/>
        </w:rPr>
        <w:t>PASS</w:t>
      </w:r>
      <w:r w:rsidRPr="00431434">
        <w:t xml:space="preserve"> Group-Sequential Tests for Two Proportions (Legacy)</w:t>
      </w:r>
      <w:r w:rsidR="00E93D6C">
        <w:rPr>
          <w:rFonts w:hint="eastAsia"/>
        </w:rPr>
        <w:t>的界面较为简单，</w:t>
      </w:r>
      <w:r>
        <w:rPr>
          <w:rFonts w:hint="eastAsia"/>
        </w:rPr>
        <w:t>计算结果为124，</w:t>
      </w:r>
      <w:r w:rsidR="0079467E">
        <w:rPr>
          <w:rFonts w:hint="eastAsia"/>
        </w:rPr>
        <w:t>并且其给出的期中分析的P值的界值也与原文不符。</w:t>
      </w:r>
      <w:r w:rsidR="00E93D6C">
        <w:rPr>
          <w:rFonts w:hint="eastAsia"/>
        </w:rPr>
        <w:t>可尝试模拟计算</w:t>
      </w:r>
      <w:r w:rsidR="00E93D6C" w:rsidRPr="00E93D6C">
        <w:t>Group-Sequential Tests for Two Proportions (Simulation)</w:t>
      </w:r>
      <w:r w:rsidR="00E93D6C">
        <w:rPr>
          <w:rFonts w:hint="eastAsia"/>
        </w:rPr>
        <w:t>，此处不做介绍。</w:t>
      </w:r>
    </w:p>
    <w:p w14:paraId="0681CBAE" w14:textId="409A1E59" w:rsidR="00DF51EA" w:rsidRPr="00DF51EA" w:rsidRDefault="00DF51EA" w:rsidP="00DF51EA">
      <w:pPr>
        <w:ind w:firstLineChars="200" w:firstLine="420"/>
      </w:pPr>
      <w:r>
        <w:rPr>
          <w:rFonts w:hint="eastAsia"/>
        </w:rPr>
        <w:t>研究在入组了80例产妇时进行了第3次期中分析，手术组存活率40%，对照组16%，P=0.009，</w:t>
      </w:r>
      <w:r w:rsidR="00E93D6C">
        <w:rPr>
          <w:rFonts w:hint="eastAsia"/>
        </w:rPr>
        <w:t>研究方案里给出的第3次期中分析的P的界值为单侧0.0064，相当于双侧0.0128，</w:t>
      </w:r>
      <w:r>
        <w:rPr>
          <w:rFonts w:hint="eastAsia"/>
        </w:rPr>
        <w:t>因此宣告手术有效而提前终止了研究。</w:t>
      </w:r>
      <w:r w:rsidR="005A606C">
        <w:rPr>
          <w:rFonts w:hint="eastAsia"/>
        </w:rPr>
        <w:t>从R语言的结果来看，第3次</w:t>
      </w:r>
      <w:r w:rsidR="00E93D6C">
        <w:rPr>
          <w:rFonts w:hint="eastAsia"/>
        </w:rPr>
        <w:t>期中</w:t>
      </w:r>
      <w:r w:rsidR="005A606C">
        <w:rPr>
          <w:rFonts w:hint="eastAsia"/>
        </w:rPr>
        <w:t>分析</w:t>
      </w:r>
      <w:r w:rsidR="00E93D6C">
        <w:rPr>
          <w:rFonts w:hint="eastAsia"/>
        </w:rPr>
        <w:t>的</w:t>
      </w:r>
      <w:r w:rsidR="005A606C">
        <w:rPr>
          <w:rFonts w:hint="eastAsia"/>
        </w:rPr>
        <w:t>P的界值为</w:t>
      </w:r>
      <w:r w:rsidR="00E93D6C">
        <w:rPr>
          <w:rFonts w:hint="eastAsia"/>
        </w:rPr>
        <w:t>也是</w:t>
      </w:r>
      <w:r w:rsidR="005A606C">
        <w:rPr>
          <w:rFonts w:hint="eastAsia"/>
        </w:rPr>
        <w:t>单侧0.0064，</w:t>
      </w:r>
      <w:r w:rsidR="00E93D6C">
        <w:rPr>
          <w:rFonts w:hint="eastAsia"/>
        </w:rPr>
        <w:t>与</w:t>
      </w:r>
      <w:r w:rsidR="0079467E">
        <w:rPr>
          <w:rFonts w:hint="eastAsia"/>
        </w:rPr>
        <w:t>该</w:t>
      </w:r>
      <w:r w:rsidR="00E93D6C">
        <w:rPr>
          <w:rFonts w:hint="eastAsia"/>
        </w:rPr>
        <w:t>研究一致</w:t>
      </w:r>
      <w:r w:rsidR="005A606C">
        <w:rPr>
          <w:rFonts w:hint="eastAsia"/>
        </w:rPr>
        <w:t>。</w:t>
      </w:r>
    </w:p>
    <w:p w14:paraId="0C6C4E12" w14:textId="4E6ED543" w:rsidR="00021E59" w:rsidRPr="004B3B78" w:rsidRDefault="00021E59" w:rsidP="008D0833">
      <w:pPr>
        <w:pStyle w:val="Heading2"/>
      </w:pPr>
      <w:r w:rsidRPr="004B3B78">
        <w:rPr>
          <w:rFonts w:hint="eastAsia"/>
        </w:rPr>
        <w:t>生存数据</w:t>
      </w:r>
      <w:r w:rsidR="00830BB4" w:rsidRPr="004B3B78">
        <w:rPr>
          <w:rFonts w:hint="eastAsia"/>
        </w:rPr>
        <w:t>的成组序贯设计</w:t>
      </w:r>
    </w:p>
    <w:p w14:paraId="31FBCBAD" w14:textId="07462211" w:rsidR="00D5549D" w:rsidRDefault="007B6C9B" w:rsidP="00CC2852">
      <w:pPr>
        <w:ind w:firstLineChars="200" w:firstLine="420"/>
      </w:pPr>
      <w:r>
        <w:t xml:space="preserve">例 </w:t>
      </w:r>
      <w:r w:rsidR="00CD7FD2">
        <w:fldChar w:fldCharType="begin"/>
      </w:r>
      <w:r w:rsidR="00CD7FD2">
        <w:instrText xml:space="preserve"> STYLEREF 1 \s </w:instrText>
      </w:r>
      <w:r w:rsidR="00CD7FD2">
        <w:fldChar w:fldCharType="separate"/>
      </w:r>
      <w:r w:rsidR="00CD7FD2">
        <w:rPr>
          <w:noProof/>
        </w:rPr>
        <w:t>12</w:t>
      </w:r>
      <w:r w:rsidR="00CD7FD2">
        <w:fldChar w:fldCharType="end"/>
      </w:r>
      <w:r w:rsidR="00CD7FD2">
        <w:noBreakHyphen/>
      </w:r>
      <w:r w:rsidR="00CD7FD2">
        <w:fldChar w:fldCharType="begin"/>
      </w:r>
      <w:r w:rsidR="00CD7FD2">
        <w:instrText xml:space="preserve"> SEQ 例 \* ARABIC \s 1 </w:instrText>
      </w:r>
      <w:r w:rsidR="00CD7FD2">
        <w:fldChar w:fldCharType="separate"/>
      </w:r>
      <w:r w:rsidR="00CD7FD2">
        <w:fldChar w:fldCharType="end"/>
      </w:r>
      <w:r w:rsidR="00CC2852">
        <w:t xml:space="preserve"> </w:t>
      </w:r>
      <w:r w:rsidR="00830BB4">
        <w:rPr>
          <w:rFonts w:hint="eastAsia"/>
        </w:rPr>
        <w:t>某</w:t>
      </w:r>
      <w:r w:rsidR="00D37AF2">
        <w:rPr>
          <w:rFonts w:hint="eastAsia"/>
        </w:rPr>
        <w:t>研究比较了鼻咽癌的两种化疗方案</w:t>
      </w:r>
      <w:r w:rsidR="00CC2852">
        <w:rPr>
          <w:rFonts w:hint="eastAsia"/>
        </w:rPr>
        <w:t>，</w:t>
      </w:r>
      <w:r w:rsidR="00D5549D">
        <w:rPr>
          <w:rFonts w:hint="eastAsia"/>
        </w:rPr>
        <w:t>主要终点为无</w:t>
      </w:r>
      <w:r w:rsidR="00305963">
        <w:rPr>
          <w:rFonts w:hint="eastAsia"/>
        </w:rPr>
        <w:t>复发</w:t>
      </w:r>
      <w:r w:rsidR="00D5549D">
        <w:rPr>
          <w:rFonts w:hint="eastAsia"/>
        </w:rPr>
        <w:t>生存率。</w:t>
      </w:r>
      <w:r w:rsidR="00305963">
        <w:rPr>
          <w:rFonts w:hint="eastAsia"/>
        </w:rPr>
        <w:t>假设HR</w:t>
      </w:r>
      <w:r w:rsidR="00305963">
        <w:t>=0.52</w:t>
      </w:r>
      <w:r w:rsidR="00305963">
        <w:rPr>
          <w:rFonts w:hint="eastAsia"/>
        </w:rPr>
        <w:t>（</w:t>
      </w:r>
      <w:r w:rsidR="00CC2852">
        <w:rPr>
          <w:rFonts w:hint="eastAsia"/>
        </w:rPr>
        <w:t>预期</w:t>
      </w:r>
      <w:r w:rsidR="00D5549D">
        <w:rPr>
          <w:rFonts w:hint="eastAsia"/>
        </w:rPr>
        <w:t>对照组</w:t>
      </w:r>
      <w:r w:rsidR="00D5549D">
        <w:t>3</w:t>
      </w:r>
      <w:r w:rsidR="00D5549D">
        <w:rPr>
          <w:rFonts w:hint="eastAsia"/>
        </w:rPr>
        <w:t>年</w:t>
      </w:r>
      <w:r w:rsidR="00FE725A">
        <w:rPr>
          <w:rFonts w:hint="eastAsia"/>
        </w:rPr>
        <w:t>无复发生存率</w:t>
      </w:r>
      <w:r w:rsidR="00D5549D">
        <w:rPr>
          <w:rFonts w:hint="eastAsia"/>
        </w:rPr>
        <w:t>为</w:t>
      </w:r>
      <w:r w:rsidR="00D5549D">
        <w:t>78%</w:t>
      </w:r>
      <w:r w:rsidR="00D5549D">
        <w:rPr>
          <w:rFonts w:hint="eastAsia"/>
        </w:rPr>
        <w:t>，</w:t>
      </w:r>
      <w:r w:rsidR="00CC2852">
        <w:rPr>
          <w:rFonts w:hint="eastAsia"/>
        </w:rPr>
        <w:t>试验</w:t>
      </w:r>
      <w:r w:rsidR="00D5549D">
        <w:rPr>
          <w:rFonts w:hint="eastAsia"/>
        </w:rPr>
        <w:t>组为</w:t>
      </w:r>
      <w:r w:rsidR="00D5549D">
        <w:t>88%</w:t>
      </w:r>
      <w:r w:rsidR="00305963">
        <w:rPr>
          <w:rFonts w:hint="eastAsia"/>
        </w:rPr>
        <w:t>）</w:t>
      </w:r>
      <w:r w:rsidR="00D5549D">
        <w:rPr>
          <w:rFonts w:hint="eastAsia"/>
        </w:rPr>
        <w:t>，</w:t>
      </w:r>
      <w:r w:rsidR="00305963">
        <w:rPr>
          <w:rFonts w:hint="eastAsia"/>
        </w:rPr>
        <w:t>取</w:t>
      </w:r>
      <w:r w:rsidR="00D5549D">
        <w:rPr>
          <w:rFonts w:hint="eastAsia"/>
        </w:rPr>
        <w:t>双侧</w:t>
      </w:r>
      <w:r w:rsidR="00D5549D">
        <w:rPr>
          <w:rFonts w:asciiTheme="minorEastAsia" w:hAnsiTheme="minorEastAsia" w:hint="eastAsia"/>
        </w:rPr>
        <w:t>α</w:t>
      </w:r>
      <w:r w:rsidR="00D5549D">
        <w:t>=0.05</w:t>
      </w:r>
      <w:r w:rsidR="00D5549D">
        <w:rPr>
          <w:rFonts w:hint="eastAsia"/>
        </w:rPr>
        <w:t>，检验效能</w:t>
      </w:r>
      <w:r w:rsidR="00D5549D">
        <w:t>80%</w:t>
      </w:r>
      <w:r w:rsidR="00D5549D">
        <w:rPr>
          <w:rFonts w:hint="eastAsia"/>
        </w:rPr>
        <w:t>，则需要</w:t>
      </w:r>
      <w:r w:rsidR="00D5549D">
        <w:t>77</w:t>
      </w:r>
      <w:r w:rsidR="00D5549D">
        <w:rPr>
          <w:rFonts w:hint="eastAsia"/>
        </w:rPr>
        <w:t>个事件，</w:t>
      </w:r>
      <w:r w:rsidR="00D5549D">
        <w:t>452</w:t>
      </w:r>
      <w:r w:rsidR="00D5549D">
        <w:rPr>
          <w:rFonts w:hint="eastAsia"/>
        </w:rPr>
        <w:t>例患者。假设脱落率为</w:t>
      </w:r>
      <w:r w:rsidR="00D5549D">
        <w:t>5%</w:t>
      </w:r>
      <w:r w:rsidR="00D5549D">
        <w:rPr>
          <w:rFonts w:hint="eastAsia"/>
        </w:rPr>
        <w:t>，样本量扩增至</w:t>
      </w:r>
      <w:r w:rsidR="00D5549D">
        <w:t>476</w:t>
      </w:r>
      <w:r w:rsidR="00D5549D">
        <w:rPr>
          <w:rFonts w:hint="eastAsia"/>
        </w:rPr>
        <w:t>例。</w:t>
      </w:r>
      <w:r w:rsidR="008A42D0">
        <w:rPr>
          <w:rFonts w:hint="eastAsia"/>
        </w:rPr>
        <w:t>研究计划在记录到一半的事件数时进行一次期中分析，采用</w:t>
      </w:r>
      <w:r w:rsidR="008A42D0">
        <w:t>Lan-DeMets O’Brien-Fleming</w:t>
      </w:r>
      <w:r w:rsidR="008A42D0">
        <w:rPr>
          <w:rFonts w:hint="eastAsia"/>
        </w:rPr>
        <w:t>边界，期中分析的</w:t>
      </w:r>
      <w:r w:rsidR="008A42D0">
        <w:t>P</w:t>
      </w:r>
      <w:r w:rsidR="008A42D0">
        <w:rPr>
          <w:rFonts w:hint="eastAsia"/>
        </w:rPr>
        <w:t>要求</w:t>
      </w:r>
      <w:r w:rsidR="008A42D0">
        <w:t>&lt;0.003</w:t>
      </w:r>
      <w:r w:rsidR="008A42D0">
        <w:rPr>
          <w:rFonts w:hint="eastAsia"/>
        </w:rPr>
        <w:t>，最终分析时的</w:t>
      </w:r>
      <w:r w:rsidR="008A42D0">
        <w:t>P</w:t>
      </w:r>
      <w:r w:rsidR="008A42D0">
        <w:rPr>
          <w:rFonts w:hint="eastAsia"/>
        </w:rPr>
        <w:t>值为</w:t>
      </w:r>
      <w:r w:rsidR="008A42D0">
        <w:t>0.049</w:t>
      </w:r>
      <w:r w:rsidR="008A42D0">
        <w:rPr>
          <w:rFonts w:hint="eastAsia"/>
        </w:rPr>
        <w:t>，总的</w:t>
      </w:r>
      <w:r w:rsidR="008A42D0">
        <w:t>I</w:t>
      </w:r>
      <w:r w:rsidR="008A42D0">
        <w:rPr>
          <w:rFonts w:hint="eastAsia"/>
        </w:rPr>
        <w:t>类错误率控制在</w:t>
      </w:r>
      <w:r w:rsidR="008A42D0">
        <w:t>0.05</w:t>
      </w:r>
      <w:r w:rsidR="008A42D0">
        <w:rPr>
          <w:rFonts w:hint="eastAsia"/>
        </w:rPr>
        <w:t>。</w:t>
      </w:r>
    </w:p>
    <w:p w14:paraId="5B466C43" w14:textId="573C9485" w:rsidR="008B2D6A" w:rsidRDefault="00305963" w:rsidP="00CC2852">
      <w:pPr>
        <w:ind w:firstLineChars="200" w:firstLine="420"/>
      </w:pPr>
      <w:r>
        <w:rPr>
          <w:rFonts w:hint="eastAsia"/>
        </w:rPr>
        <w:t>研究</w:t>
      </w:r>
      <w:r w:rsidR="00FE725A">
        <w:rPr>
          <w:rFonts w:hint="eastAsia"/>
        </w:rPr>
        <w:t>在累积了3</w:t>
      </w:r>
      <w:r w:rsidR="00FE725A">
        <w:t>8</w:t>
      </w:r>
      <w:r w:rsidR="00FE725A">
        <w:rPr>
          <w:rFonts w:hint="eastAsia"/>
        </w:rPr>
        <w:t>个主要终点事件后进行了期中分析，建议研究继续。最终</w:t>
      </w:r>
      <w:r>
        <w:rPr>
          <w:rFonts w:hint="eastAsia"/>
        </w:rPr>
        <w:t>入组了4</w:t>
      </w:r>
      <w:r>
        <w:t>80</w:t>
      </w:r>
      <w:r>
        <w:rPr>
          <w:rFonts w:hint="eastAsia"/>
        </w:rPr>
        <w:t>例患者，主要终点在试验组和对照组分别为8</w:t>
      </w:r>
      <w:r>
        <w:t>5.3%</w:t>
      </w:r>
      <w:r>
        <w:rPr>
          <w:rFonts w:hint="eastAsia"/>
        </w:rPr>
        <w:t>和7</w:t>
      </w:r>
      <w:r>
        <w:t>6.5%</w:t>
      </w:r>
      <w:r>
        <w:rPr>
          <w:rFonts w:hint="eastAsia"/>
        </w:rPr>
        <w:t>（HR</w:t>
      </w:r>
      <w:r>
        <w:t>=0.51</w:t>
      </w:r>
      <w:r>
        <w:rPr>
          <w:rFonts w:hint="eastAsia"/>
        </w:rPr>
        <w:t>，9</w:t>
      </w:r>
      <w:r>
        <w:t>5%</w:t>
      </w:r>
      <w:r>
        <w:rPr>
          <w:rFonts w:hint="eastAsia"/>
        </w:rPr>
        <w:t>置信区间0</w:t>
      </w:r>
      <w:r>
        <w:t>.34~0.77</w:t>
      </w:r>
      <w:r>
        <w:rPr>
          <w:rFonts w:hint="eastAsia"/>
        </w:rPr>
        <w:t>，P</w:t>
      </w:r>
      <w:r>
        <w:t>=0.001</w:t>
      </w:r>
      <w:r>
        <w:rPr>
          <w:rFonts w:hint="eastAsia"/>
        </w:rPr>
        <w:t>），研究达成。</w:t>
      </w:r>
    </w:p>
    <w:p w14:paraId="23C17C19" w14:textId="0DEFBE94" w:rsidR="00CC2852" w:rsidRDefault="00106FD3" w:rsidP="00CC2852">
      <w:pPr>
        <w:ind w:firstLine="432"/>
      </w:pPr>
      <w:r>
        <w:rPr>
          <w:rFonts w:hint="eastAsia"/>
        </w:rPr>
        <w:t>先将生存率</w:t>
      </w:r>
      <w:r>
        <w:t>0.78</w:t>
      </w:r>
      <w:r>
        <w:rPr>
          <w:rFonts w:hint="eastAsia"/>
        </w:rPr>
        <w:t>和</w:t>
      </w:r>
      <w:r>
        <w:t>0.88</w:t>
      </w:r>
      <w:r>
        <w:rPr>
          <w:rFonts w:hint="eastAsia"/>
        </w:rPr>
        <w:t>转化为事件率</w:t>
      </w:r>
      <w:r>
        <w:t>0.22</w:t>
      </w:r>
      <w:r>
        <w:rPr>
          <w:rFonts w:hint="eastAsia"/>
        </w:rPr>
        <w:t>和</w:t>
      </w:r>
      <w:r>
        <w:t>0.12</w:t>
      </w:r>
      <w:r>
        <w:rPr>
          <w:rFonts w:hint="eastAsia"/>
        </w:rPr>
        <w:t>，</w:t>
      </w:r>
      <w:r w:rsidR="00CC2852">
        <w:t>Excel</w:t>
      </w:r>
      <w:r w:rsidR="00CC2852">
        <w:rPr>
          <w:rFonts w:hint="eastAsia"/>
        </w:rPr>
        <w:t>表显示此例</w:t>
      </w:r>
      <w:r w:rsidR="00CC2852">
        <w:t>HR=0.5145</w:t>
      </w:r>
      <w:r>
        <w:rPr>
          <w:rFonts w:hint="eastAsia"/>
        </w:rPr>
        <w:t>（注意不是简单的</w:t>
      </w:r>
      <w:r w:rsidR="002577FA">
        <w:rPr>
          <w:rFonts w:hint="eastAsia"/>
        </w:rPr>
        <w:t>(1</w:t>
      </w:r>
      <w:r w:rsidR="002577FA">
        <w:t>-0.88)</w:t>
      </w:r>
      <w:r>
        <w:t>/</w:t>
      </w:r>
      <w:r w:rsidR="002577FA">
        <w:t>(1-0.78</w:t>
      </w:r>
      <w:r>
        <w:rPr>
          <w:rFonts w:hint="eastAsia"/>
        </w:rPr>
        <w:t>）</w:t>
      </w:r>
      <w:r w:rsidR="002577FA">
        <w:rPr>
          <w:rFonts w:hint="eastAsia"/>
        </w:rPr>
        <w:t>)</w:t>
      </w:r>
      <w:r w:rsidR="00CC2852">
        <w:rPr>
          <w:rFonts w:hint="eastAsia"/>
        </w:rPr>
        <w:t>，据此再计算出事件数。</w:t>
      </w:r>
      <w:r w:rsidR="00FE725A">
        <w:rPr>
          <w:rFonts w:hint="eastAsia"/>
        </w:rPr>
        <w:t>如果HR取0</w:t>
      </w:r>
      <w:r w:rsidR="00FE725A">
        <w:t>.52</w:t>
      </w:r>
      <w:r w:rsidR="00FE725A">
        <w:rPr>
          <w:rFonts w:hint="eastAsia"/>
        </w:rPr>
        <w:t>，则Schoenfeld法和Freedman法的事件数分别为7</w:t>
      </w:r>
      <w:r w:rsidR="00FE725A">
        <w:t>4</w:t>
      </w:r>
      <w:r w:rsidR="00FE725A">
        <w:rPr>
          <w:rFonts w:hint="eastAsia"/>
        </w:rPr>
        <w:t>和7</w:t>
      </w:r>
      <w:r w:rsidR="00FE725A">
        <w:t>9</w:t>
      </w:r>
      <w:r w:rsidR="00FE725A">
        <w:rPr>
          <w:rFonts w:hint="eastAsia"/>
        </w:rPr>
        <w:t>。</w:t>
      </w:r>
      <w:r w:rsidR="00CC2852">
        <w:rPr>
          <w:rFonts w:hint="eastAsia"/>
        </w:rPr>
        <w:t>此例未给出入组和随访时间，我们假设患者同时入组，</w:t>
      </w:r>
      <w:r w:rsidR="00CC2852">
        <w:t>Excel</w:t>
      </w:r>
      <w:r w:rsidR="00CC2852">
        <w:rPr>
          <w:rFonts w:hint="eastAsia"/>
        </w:rPr>
        <w:t>表中</w:t>
      </w:r>
      <w:r w:rsidR="00CC2852">
        <w:t>Ta</w:t>
      </w:r>
      <w:r w:rsidR="00CC2852">
        <w:rPr>
          <w:rFonts w:hint="eastAsia"/>
        </w:rPr>
        <w:t>给了一个极小值</w:t>
      </w:r>
      <w:r w:rsidR="00CC2852">
        <w:t>0.001</w:t>
      </w:r>
      <w:r w:rsidR="00CC2852">
        <w:rPr>
          <w:rFonts w:hint="eastAsia"/>
        </w:rPr>
        <w:t>；随访</w:t>
      </w:r>
      <w:r w:rsidR="00CC2852">
        <w:t>3</w:t>
      </w:r>
      <w:r w:rsidR="00CC2852">
        <w:rPr>
          <w:rFonts w:hint="eastAsia"/>
        </w:rPr>
        <w:t>年，即</w:t>
      </w:r>
      <w:r w:rsidR="00CC2852">
        <w:t>1</w:t>
      </w:r>
      <w:r w:rsidR="00CC2852">
        <w:rPr>
          <w:rFonts w:hint="eastAsia"/>
        </w:rPr>
        <w:t>个时间单位，</w:t>
      </w:r>
      <w:r w:rsidR="00CC2852">
        <w:t>Tf</w:t>
      </w:r>
      <w:r w:rsidR="00CC2852">
        <w:rPr>
          <w:rFonts w:hint="eastAsia"/>
        </w:rPr>
        <w:t>填入</w:t>
      </w:r>
      <w:r w:rsidR="00CC2852">
        <w:t>1</w:t>
      </w:r>
      <w:r w:rsidR="00CC2852">
        <w:rPr>
          <w:rFonts w:hint="eastAsia"/>
        </w:rPr>
        <w:t>。</w:t>
      </w:r>
      <w:r w:rsidR="00677243">
        <w:rPr>
          <w:rFonts w:hint="eastAsia"/>
        </w:rPr>
        <w:t>Shoenfeld法事件数为72，</w:t>
      </w:r>
      <w:r w:rsidR="004B3B78">
        <w:rPr>
          <w:rFonts w:hint="eastAsia"/>
        </w:rPr>
        <w:t>根据</w:t>
      </w:r>
      <w:r w:rsidR="00677243">
        <w:fldChar w:fldCharType="begin"/>
      </w:r>
      <w:r w:rsidR="00677243">
        <w:instrText xml:space="preserve"> </w:instrText>
      </w:r>
      <w:r w:rsidR="00677243">
        <w:rPr>
          <w:rFonts w:hint="eastAsia"/>
        </w:rPr>
        <w:instrText>REF _Ref186485036 \h</w:instrText>
      </w:r>
      <w:r w:rsidR="00677243">
        <w:instrText xml:space="preserve"> </w:instrText>
      </w:r>
      <w:r w:rsidR="00677243">
        <w:fldChar w:fldCharType="separate"/>
      </w:r>
      <w:r w:rsidR="00677243">
        <w:t xml:space="preserve">表 </w:t>
      </w:r>
      <w:r w:rsidR="00677243">
        <w:rPr>
          <w:noProof/>
        </w:rPr>
        <w:t>12</w:t>
      </w:r>
      <w:r w:rsidR="00677243">
        <w:noBreakHyphen/>
      </w:r>
      <w:r w:rsidR="00677243">
        <w:rPr>
          <w:noProof/>
        </w:rPr>
        <w:t>2</w:t>
      </w:r>
      <w:r w:rsidR="00677243">
        <w:fldChar w:fldCharType="end"/>
      </w:r>
      <w:r w:rsidR="004B3B78">
        <w:rPr>
          <w:rFonts w:hint="eastAsia"/>
        </w:rPr>
        <w:t>，乘以样本量扩增系数1</w:t>
      </w:r>
      <w:r w:rsidR="004B3B78">
        <w:t>.0</w:t>
      </w:r>
      <w:r w:rsidR="00677243">
        <w:rPr>
          <w:rFonts w:hint="eastAsia"/>
        </w:rPr>
        <w:t>56</w:t>
      </w:r>
      <w:r w:rsidR="004B3B78">
        <w:rPr>
          <w:rFonts w:hint="eastAsia"/>
        </w:rPr>
        <w:t>，得</w:t>
      </w:r>
      <w:r w:rsidR="00677243">
        <w:rPr>
          <w:rFonts w:hint="eastAsia"/>
        </w:rPr>
        <w:t>76.03</w:t>
      </w:r>
      <w:r w:rsidR="004B3B78">
        <w:rPr>
          <w:rFonts w:hint="eastAsia"/>
        </w:rPr>
        <w:t>，</w:t>
      </w:r>
      <w:r w:rsidR="00677243">
        <w:rPr>
          <w:rFonts w:hint="eastAsia"/>
        </w:rPr>
        <w:t>取整为77</w:t>
      </w:r>
      <w:r w:rsidR="00DB33A5">
        <w:rPr>
          <w:rFonts w:hint="eastAsia"/>
        </w:rPr>
        <w:t>；样本量相应扩增为442</w:t>
      </w:r>
      <w:r w:rsidR="00CC2852">
        <w:rPr>
          <w:rFonts w:hint="eastAsia"/>
        </w:rPr>
        <w:t>。</w:t>
      </w:r>
    </w:p>
    <w:p w14:paraId="50C2932A" w14:textId="62DA347C" w:rsidR="00D5549D" w:rsidRDefault="00FD1D0C" w:rsidP="00CC2852">
      <w:pPr>
        <w:ind w:firstLine="432"/>
      </w:pPr>
      <w:r w:rsidRPr="00D5549D">
        <w:rPr>
          <w:noProof/>
        </w:rPr>
        <w:drawing>
          <wp:inline distT="0" distB="0" distL="0" distR="0" wp14:anchorId="020C3976" wp14:editId="3F094CF5">
            <wp:extent cx="2476500" cy="1986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0" cy="1986915"/>
                    </a:xfrm>
                    <a:prstGeom prst="rect">
                      <a:avLst/>
                    </a:prstGeom>
                    <a:noFill/>
                    <a:ln>
                      <a:noFill/>
                    </a:ln>
                  </pic:spPr>
                </pic:pic>
              </a:graphicData>
            </a:graphic>
          </wp:inline>
        </w:drawing>
      </w:r>
    </w:p>
    <w:p w14:paraId="5394820E" w14:textId="0A7DE686" w:rsidR="009B0AF9" w:rsidRDefault="009B0AF9"/>
    <w:p w14:paraId="1B014FA4" w14:textId="6146EF98" w:rsidR="00FE725A" w:rsidRDefault="00FE725A" w:rsidP="00FE725A">
      <w:pPr>
        <w:ind w:firstLine="420"/>
      </w:pPr>
      <w:r>
        <w:rPr>
          <w:rFonts w:hint="eastAsia"/>
        </w:rPr>
        <w:t>R语言gsDesign包计算如下，</w:t>
      </w:r>
      <w:r w:rsidR="006719B2">
        <w:rPr>
          <w:rFonts w:hint="eastAsia"/>
        </w:rPr>
        <w:t>数值稍有不同</w:t>
      </w:r>
      <w:r w:rsidR="00677243">
        <w:rPr>
          <w:rFonts w:hint="eastAsia"/>
        </w:rPr>
        <w:t>，需要77个事件，451例患者</w:t>
      </w:r>
      <w:r w:rsidR="006719B2">
        <w:rPr>
          <w:rFonts w:hint="eastAsia"/>
        </w:rPr>
        <w:t>：</w:t>
      </w:r>
    </w:p>
    <w:p w14:paraId="5A716E67" w14:textId="77777777" w:rsidR="00677243" w:rsidRDefault="00677243" w:rsidP="00677243">
      <w:pPr>
        <w:ind w:firstLine="420"/>
      </w:pPr>
      <w:r>
        <w:t>gsSurv(</w:t>
      </w:r>
    </w:p>
    <w:p w14:paraId="4CA54374" w14:textId="77777777" w:rsidR="00677243" w:rsidRDefault="00677243" w:rsidP="00677243">
      <w:pPr>
        <w:ind w:firstLine="420"/>
      </w:pPr>
      <w:r>
        <w:t xml:space="preserve">  k = 2,</w:t>
      </w:r>
    </w:p>
    <w:p w14:paraId="7B199167" w14:textId="77777777" w:rsidR="00677243" w:rsidRDefault="00677243" w:rsidP="00677243">
      <w:pPr>
        <w:ind w:firstLine="420"/>
      </w:pPr>
      <w:r>
        <w:t xml:space="preserve">  alpha = 0.025,</w:t>
      </w:r>
    </w:p>
    <w:p w14:paraId="1EEC1B93" w14:textId="77777777" w:rsidR="00677243" w:rsidRDefault="00677243" w:rsidP="00677243">
      <w:pPr>
        <w:ind w:firstLine="420"/>
      </w:pPr>
      <w:r>
        <w:t xml:space="preserve">  beta = 0.2,</w:t>
      </w:r>
    </w:p>
    <w:p w14:paraId="62EA9351" w14:textId="77777777" w:rsidR="00677243" w:rsidRDefault="00677243" w:rsidP="00677243">
      <w:pPr>
        <w:ind w:firstLine="420"/>
      </w:pPr>
      <w:r>
        <w:t xml:space="preserve">  sfu = sfLDOF,</w:t>
      </w:r>
    </w:p>
    <w:p w14:paraId="5C227E1D" w14:textId="77777777" w:rsidR="00677243" w:rsidRDefault="00677243" w:rsidP="00677243">
      <w:pPr>
        <w:ind w:firstLine="420"/>
      </w:pPr>
      <w:r>
        <w:t xml:space="preserve">  sfl = sfLDOF,</w:t>
      </w:r>
    </w:p>
    <w:p w14:paraId="324D09C2" w14:textId="77777777" w:rsidR="00677243" w:rsidRDefault="00677243" w:rsidP="00677243">
      <w:pPr>
        <w:ind w:firstLine="420"/>
      </w:pPr>
      <w:r>
        <w:t xml:space="preserve">  lambdaC = -log(0.78),</w:t>
      </w:r>
    </w:p>
    <w:p w14:paraId="507C2E8B" w14:textId="77777777" w:rsidR="00677243" w:rsidRDefault="00677243" w:rsidP="00677243">
      <w:pPr>
        <w:ind w:firstLine="420"/>
      </w:pPr>
      <w:r>
        <w:t xml:space="preserve">  hr = log(0.88)/log(0.78),</w:t>
      </w:r>
    </w:p>
    <w:p w14:paraId="471266E2" w14:textId="77777777" w:rsidR="00677243" w:rsidRDefault="00677243" w:rsidP="00677243">
      <w:pPr>
        <w:ind w:firstLine="420"/>
      </w:pPr>
      <w:r>
        <w:t xml:space="preserve">  T = 1.001,</w:t>
      </w:r>
    </w:p>
    <w:p w14:paraId="2801C485" w14:textId="77777777" w:rsidR="00677243" w:rsidRDefault="00677243" w:rsidP="00677243">
      <w:pPr>
        <w:ind w:firstLine="420"/>
      </w:pPr>
      <w:r>
        <w:t xml:space="preserve">  minfup = 1</w:t>
      </w:r>
    </w:p>
    <w:p w14:paraId="26387EEA" w14:textId="77777777" w:rsidR="00677243" w:rsidRDefault="00677243" w:rsidP="00677243">
      <w:pPr>
        <w:ind w:firstLine="420"/>
      </w:pPr>
      <w:r>
        <w:t>)</w:t>
      </w:r>
    </w:p>
    <w:p w14:paraId="2E5C5589" w14:textId="770216FA" w:rsidR="00FE725A" w:rsidRDefault="00FE725A" w:rsidP="00677243">
      <w:pPr>
        <w:ind w:firstLine="420"/>
      </w:pPr>
      <w:r>
        <w:rPr>
          <w:rFonts w:hint="eastAsia"/>
        </w:rPr>
        <w:t>结果输出：</w:t>
      </w:r>
    </w:p>
    <w:p w14:paraId="6AAF4E32" w14:textId="77777777" w:rsidR="00677243" w:rsidRPr="00677243" w:rsidRDefault="00677243" w:rsidP="00677243">
      <w:pPr>
        <w:ind w:firstLine="420"/>
      </w:pPr>
      <w:r w:rsidRPr="00677243">
        <w:t xml:space="preserve">Time to event group sequential design with HR= 0.5145 </w:t>
      </w:r>
    </w:p>
    <w:p w14:paraId="6257CE12" w14:textId="77777777" w:rsidR="00677243" w:rsidRPr="00677243" w:rsidRDefault="00677243" w:rsidP="00677243">
      <w:pPr>
        <w:ind w:firstLine="420"/>
      </w:pPr>
      <w:r w:rsidRPr="00677243">
        <w:t>Equal randomization:          ratio=1</w:t>
      </w:r>
    </w:p>
    <w:p w14:paraId="5D8976AF" w14:textId="77777777" w:rsidR="00677243" w:rsidRPr="00677243" w:rsidRDefault="00677243" w:rsidP="00677243">
      <w:pPr>
        <w:ind w:firstLine="420"/>
      </w:pPr>
      <w:r w:rsidRPr="00677243">
        <w:t>Asymmetric two-sided group sequential design with</w:t>
      </w:r>
    </w:p>
    <w:p w14:paraId="7D9AF1DC" w14:textId="77777777" w:rsidR="00677243" w:rsidRPr="00677243" w:rsidRDefault="00677243" w:rsidP="00677243">
      <w:pPr>
        <w:ind w:firstLine="420"/>
      </w:pPr>
      <w:r w:rsidRPr="00677243">
        <w:t>80 % power and 2.5 % Type I Error.</w:t>
      </w:r>
    </w:p>
    <w:p w14:paraId="3C3D8067" w14:textId="77777777" w:rsidR="00677243" w:rsidRPr="00677243" w:rsidRDefault="00677243" w:rsidP="00677243">
      <w:pPr>
        <w:ind w:firstLine="420"/>
      </w:pPr>
      <w:r w:rsidRPr="00677243">
        <w:t>Upper bound spending computations assume</w:t>
      </w:r>
    </w:p>
    <w:p w14:paraId="1E73D672" w14:textId="77777777" w:rsidR="00677243" w:rsidRPr="00677243" w:rsidRDefault="00677243" w:rsidP="00677243">
      <w:pPr>
        <w:ind w:firstLine="420"/>
      </w:pPr>
      <w:r w:rsidRPr="00677243">
        <w:t>trial continues if lower bound is crossed.</w:t>
      </w:r>
    </w:p>
    <w:p w14:paraId="5CF6A3E3" w14:textId="77777777" w:rsidR="00677243" w:rsidRPr="00677243" w:rsidRDefault="00677243" w:rsidP="00677243">
      <w:pPr>
        <w:ind w:firstLine="420"/>
      </w:pPr>
    </w:p>
    <w:p w14:paraId="7CFA1873" w14:textId="77777777" w:rsidR="00677243" w:rsidRPr="00677243" w:rsidRDefault="00677243" w:rsidP="00677243">
      <w:pPr>
        <w:ind w:firstLine="420"/>
      </w:pPr>
      <w:r w:rsidRPr="00677243">
        <w:t xml:space="preserve">               ----Lower bounds----  ----Upper bounds-----</w:t>
      </w:r>
    </w:p>
    <w:p w14:paraId="2188DD94" w14:textId="77777777" w:rsidR="00677243" w:rsidRPr="00677243" w:rsidRDefault="00677243" w:rsidP="00677243">
      <w:pPr>
        <w:ind w:firstLine="420"/>
      </w:pPr>
      <w:r w:rsidRPr="00677243">
        <w:t xml:space="preserve">  Analysis N   Z   Nominal p Spend+  Z   Nominal p Spend++</w:t>
      </w:r>
    </w:p>
    <w:p w14:paraId="1AA93C87" w14:textId="77777777" w:rsidR="00677243" w:rsidRPr="00677243" w:rsidRDefault="00677243" w:rsidP="00677243">
      <w:pPr>
        <w:ind w:firstLine="420"/>
      </w:pPr>
      <w:r w:rsidRPr="00677243">
        <w:t xml:space="preserve">         1 39 0.56    0.7121 0.0699 2.96    0.0015  0.0015</w:t>
      </w:r>
    </w:p>
    <w:p w14:paraId="6983BEA3" w14:textId="77777777" w:rsidR="00677243" w:rsidRPr="00677243" w:rsidRDefault="00677243" w:rsidP="00677243">
      <w:pPr>
        <w:ind w:firstLine="420"/>
      </w:pPr>
      <w:r w:rsidRPr="00677243">
        <w:t xml:space="preserve">         2 77 1.97    0.9755 0.1301 1.97    0.0245  0.0235</w:t>
      </w:r>
    </w:p>
    <w:p w14:paraId="7E356ADF" w14:textId="77777777" w:rsidR="00677243" w:rsidRPr="00677243" w:rsidRDefault="00677243" w:rsidP="00677243">
      <w:pPr>
        <w:ind w:firstLine="420"/>
      </w:pPr>
      <w:r w:rsidRPr="00677243">
        <w:t xml:space="preserve">     Total                   0.2000                 0.0250 </w:t>
      </w:r>
    </w:p>
    <w:p w14:paraId="6251F049" w14:textId="77777777" w:rsidR="00677243" w:rsidRPr="00677243" w:rsidRDefault="00677243" w:rsidP="00677243">
      <w:pPr>
        <w:ind w:firstLine="420"/>
      </w:pPr>
      <w:r w:rsidRPr="00677243">
        <w:t>+ lower bound beta spending (under H1):</w:t>
      </w:r>
    </w:p>
    <w:p w14:paraId="7C7C0359" w14:textId="77777777" w:rsidR="00677243" w:rsidRPr="00677243" w:rsidRDefault="00677243" w:rsidP="00677243">
      <w:pPr>
        <w:ind w:firstLine="420"/>
      </w:pPr>
      <w:r w:rsidRPr="00677243">
        <w:t xml:space="preserve"> Lan-DeMets O'Brien-Fleming approximation spending function (no parameters).</w:t>
      </w:r>
    </w:p>
    <w:p w14:paraId="3C995D93" w14:textId="77777777" w:rsidR="00677243" w:rsidRPr="00677243" w:rsidRDefault="00677243" w:rsidP="00677243">
      <w:pPr>
        <w:ind w:firstLine="420"/>
      </w:pPr>
      <w:r w:rsidRPr="00677243">
        <w:t>++ alpha spending:</w:t>
      </w:r>
    </w:p>
    <w:p w14:paraId="62A7AE23" w14:textId="77777777" w:rsidR="00677243" w:rsidRPr="00677243" w:rsidRDefault="00677243" w:rsidP="00677243">
      <w:pPr>
        <w:ind w:firstLine="420"/>
      </w:pPr>
      <w:r w:rsidRPr="00677243">
        <w:t xml:space="preserve"> Lan-DeMets O'Brien-Fleming approximation spending function (no parameters).</w:t>
      </w:r>
    </w:p>
    <w:p w14:paraId="55D05778" w14:textId="77777777" w:rsidR="00677243" w:rsidRPr="00677243" w:rsidRDefault="00677243" w:rsidP="00677243">
      <w:pPr>
        <w:ind w:firstLine="420"/>
      </w:pPr>
    </w:p>
    <w:p w14:paraId="34B87FDE" w14:textId="77777777" w:rsidR="00677243" w:rsidRPr="00677243" w:rsidRDefault="00677243" w:rsidP="00677243">
      <w:pPr>
        <w:ind w:firstLine="420"/>
      </w:pPr>
      <w:r w:rsidRPr="00677243">
        <w:t>Boundary crossing probabilities and expected sample size</w:t>
      </w:r>
    </w:p>
    <w:p w14:paraId="250E495B" w14:textId="77777777" w:rsidR="00677243" w:rsidRPr="00677243" w:rsidRDefault="00677243" w:rsidP="00677243">
      <w:pPr>
        <w:ind w:firstLine="420"/>
      </w:pPr>
      <w:r w:rsidRPr="00677243">
        <w:t>assume any cross stops the trial</w:t>
      </w:r>
    </w:p>
    <w:p w14:paraId="3020FC81" w14:textId="77777777" w:rsidR="00677243" w:rsidRPr="00677243" w:rsidRDefault="00677243" w:rsidP="00677243">
      <w:pPr>
        <w:ind w:firstLine="420"/>
      </w:pPr>
    </w:p>
    <w:p w14:paraId="7C83AF89" w14:textId="77777777" w:rsidR="00677243" w:rsidRPr="00677243" w:rsidRDefault="00677243" w:rsidP="00677243">
      <w:pPr>
        <w:ind w:firstLine="420"/>
      </w:pPr>
      <w:r w:rsidRPr="00677243">
        <w:t>Upper boundary (power or Type I Error)</w:t>
      </w:r>
    </w:p>
    <w:p w14:paraId="62F21055" w14:textId="77777777" w:rsidR="00677243" w:rsidRPr="00677243" w:rsidRDefault="00677243" w:rsidP="00677243">
      <w:pPr>
        <w:ind w:firstLine="420"/>
      </w:pPr>
      <w:r w:rsidRPr="00677243">
        <w:t xml:space="preserve">          Analysis</w:t>
      </w:r>
    </w:p>
    <w:p w14:paraId="7B696691" w14:textId="77777777" w:rsidR="00677243" w:rsidRPr="00677243" w:rsidRDefault="00677243" w:rsidP="00677243">
      <w:pPr>
        <w:ind w:firstLine="420"/>
      </w:pPr>
      <w:r w:rsidRPr="00677243">
        <w:t xml:space="preserve">   Theta      1      2  Total E{N}</w:t>
      </w:r>
    </w:p>
    <w:p w14:paraId="1590B2C7" w14:textId="77777777" w:rsidR="00677243" w:rsidRPr="00677243" w:rsidRDefault="00677243" w:rsidP="00677243">
      <w:pPr>
        <w:ind w:firstLine="420"/>
      </w:pPr>
      <w:r w:rsidRPr="00677243">
        <w:t xml:space="preserve">  0.0000 0.0015 0.0218 0.0233 49.3</w:t>
      </w:r>
    </w:p>
    <w:p w14:paraId="6B27378F" w14:textId="77777777" w:rsidR="00677243" w:rsidRPr="00677243" w:rsidRDefault="00677243" w:rsidP="00677243">
      <w:pPr>
        <w:ind w:firstLine="420"/>
      </w:pPr>
      <w:r w:rsidRPr="00677243">
        <w:t xml:space="preserve">  0.3287 0.1770 0.6230 0.8000 67.2</w:t>
      </w:r>
    </w:p>
    <w:p w14:paraId="5A8B5CC9" w14:textId="77777777" w:rsidR="00677243" w:rsidRPr="00677243" w:rsidRDefault="00677243" w:rsidP="00677243">
      <w:pPr>
        <w:ind w:firstLine="420"/>
      </w:pPr>
    </w:p>
    <w:p w14:paraId="2F738454" w14:textId="77777777" w:rsidR="00677243" w:rsidRPr="00677243" w:rsidRDefault="00677243" w:rsidP="00677243">
      <w:pPr>
        <w:ind w:firstLine="420"/>
      </w:pPr>
      <w:r w:rsidRPr="00677243">
        <w:t>Lower boundary (futility or Type II Error)</w:t>
      </w:r>
    </w:p>
    <w:p w14:paraId="7DA86746" w14:textId="77777777" w:rsidR="00677243" w:rsidRPr="00677243" w:rsidRDefault="00677243" w:rsidP="00677243">
      <w:pPr>
        <w:ind w:firstLine="420"/>
      </w:pPr>
      <w:r w:rsidRPr="00677243">
        <w:t xml:space="preserve">          Analysis</w:t>
      </w:r>
    </w:p>
    <w:p w14:paraId="408EE3B0" w14:textId="77777777" w:rsidR="00677243" w:rsidRPr="00677243" w:rsidRDefault="00677243" w:rsidP="00677243">
      <w:pPr>
        <w:ind w:firstLine="420"/>
      </w:pPr>
      <w:r w:rsidRPr="00677243">
        <w:t xml:space="preserve">   Theta      1      2  Total</w:t>
      </w:r>
    </w:p>
    <w:p w14:paraId="44C1A922" w14:textId="77777777" w:rsidR="00677243" w:rsidRPr="00677243" w:rsidRDefault="00677243" w:rsidP="00677243">
      <w:pPr>
        <w:ind w:firstLine="420"/>
      </w:pPr>
      <w:r w:rsidRPr="00677243">
        <w:t xml:space="preserve">  0.0000 0.7121 0.2646 0.9767</w:t>
      </w:r>
    </w:p>
    <w:p w14:paraId="54826128" w14:textId="77777777" w:rsidR="00677243" w:rsidRPr="00677243" w:rsidRDefault="00677243" w:rsidP="00677243">
      <w:pPr>
        <w:ind w:firstLine="420"/>
      </w:pPr>
      <w:r w:rsidRPr="00677243">
        <w:t xml:space="preserve">  0.3287 0.0699 0.1301 0.2000</w:t>
      </w:r>
    </w:p>
    <w:p w14:paraId="28D61346" w14:textId="77777777" w:rsidR="00677243" w:rsidRPr="00677243" w:rsidRDefault="00677243" w:rsidP="00677243">
      <w:pPr>
        <w:ind w:firstLine="420"/>
      </w:pPr>
      <w:r w:rsidRPr="00677243">
        <w:t xml:space="preserve">          T   n Events HR futility HR efficacy</w:t>
      </w:r>
    </w:p>
    <w:p w14:paraId="37AE32CE" w14:textId="77777777" w:rsidR="00677243" w:rsidRPr="00677243" w:rsidRDefault="00677243" w:rsidP="00677243">
      <w:pPr>
        <w:ind w:firstLine="420"/>
      </w:pPr>
      <w:r w:rsidRPr="00677243">
        <w:t>IA 1  0.475 451  38.35       0.835       0.384</w:t>
      </w:r>
    </w:p>
    <w:p w14:paraId="30DFE287" w14:textId="77777777" w:rsidR="00677243" w:rsidRPr="00677243" w:rsidRDefault="00677243" w:rsidP="00677243">
      <w:pPr>
        <w:ind w:firstLine="420"/>
      </w:pPr>
      <w:r w:rsidRPr="00677243">
        <w:t>Final 1.001 451  76.70       0.638       0.638</w:t>
      </w:r>
    </w:p>
    <w:p w14:paraId="180218C8" w14:textId="77777777" w:rsidR="00677243" w:rsidRPr="00677243" w:rsidRDefault="00677243" w:rsidP="00677243">
      <w:pPr>
        <w:ind w:firstLine="420"/>
      </w:pPr>
      <w:r w:rsidRPr="00677243">
        <w:t>Accrual rates:</w:t>
      </w:r>
    </w:p>
    <w:p w14:paraId="237D6BED" w14:textId="77777777" w:rsidR="00677243" w:rsidRPr="00677243" w:rsidRDefault="00677243" w:rsidP="00677243">
      <w:pPr>
        <w:ind w:firstLine="420"/>
      </w:pPr>
      <w:r w:rsidRPr="00677243">
        <w:t xml:space="preserve">    Stratum 1</w:t>
      </w:r>
    </w:p>
    <w:p w14:paraId="1DA23093" w14:textId="77777777" w:rsidR="00677243" w:rsidRPr="00677243" w:rsidRDefault="00677243" w:rsidP="00677243">
      <w:pPr>
        <w:ind w:firstLine="420"/>
      </w:pPr>
      <w:r w:rsidRPr="00677243">
        <w:t>0-0    450988</w:t>
      </w:r>
    </w:p>
    <w:p w14:paraId="722E4A32" w14:textId="77777777" w:rsidR="00677243" w:rsidRPr="00677243" w:rsidRDefault="00677243" w:rsidP="00677243">
      <w:pPr>
        <w:ind w:firstLine="420"/>
      </w:pPr>
      <w:r w:rsidRPr="00677243">
        <w:t>Control event rates (H1):</w:t>
      </w:r>
    </w:p>
    <w:p w14:paraId="74E15559" w14:textId="77777777" w:rsidR="00677243" w:rsidRPr="00677243" w:rsidRDefault="00677243" w:rsidP="00677243">
      <w:pPr>
        <w:ind w:firstLine="420"/>
      </w:pPr>
      <w:r w:rsidRPr="00677243">
        <w:t xml:space="preserve">      Stratum 1</w:t>
      </w:r>
    </w:p>
    <w:p w14:paraId="03943AD6" w14:textId="77777777" w:rsidR="00677243" w:rsidRPr="00677243" w:rsidRDefault="00677243" w:rsidP="00677243">
      <w:pPr>
        <w:ind w:firstLine="420"/>
      </w:pPr>
      <w:r w:rsidRPr="00677243">
        <w:t>0-Inf      0.25</w:t>
      </w:r>
    </w:p>
    <w:p w14:paraId="68A1CED3" w14:textId="77777777" w:rsidR="00677243" w:rsidRPr="00677243" w:rsidRDefault="00677243" w:rsidP="00677243">
      <w:pPr>
        <w:ind w:firstLine="420"/>
      </w:pPr>
      <w:r w:rsidRPr="00677243">
        <w:t>Censoring rates:</w:t>
      </w:r>
    </w:p>
    <w:p w14:paraId="22885F81" w14:textId="77777777" w:rsidR="00677243" w:rsidRPr="00677243" w:rsidRDefault="00677243" w:rsidP="00677243">
      <w:pPr>
        <w:ind w:firstLine="420"/>
      </w:pPr>
      <w:r w:rsidRPr="00677243">
        <w:t xml:space="preserve">      Stratum 1</w:t>
      </w:r>
    </w:p>
    <w:p w14:paraId="64C48C16" w14:textId="77777777" w:rsidR="00677243" w:rsidRPr="00677243" w:rsidRDefault="00677243" w:rsidP="00677243">
      <w:pPr>
        <w:ind w:firstLine="420"/>
      </w:pPr>
      <w:r w:rsidRPr="00677243">
        <w:t>0-Inf         0</w:t>
      </w:r>
    </w:p>
    <w:p w14:paraId="7447868F" w14:textId="77777777" w:rsidR="00677243" w:rsidRPr="00677243" w:rsidRDefault="00677243" w:rsidP="00206352">
      <w:pPr>
        <w:ind w:firstLine="420"/>
      </w:pPr>
    </w:p>
    <w:p w14:paraId="26AA8651" w14:textId="5469A764" w:rsidR="008A42D0" w:rsidRDefault="008A42D0" w:rsidP="00206352">
      <w:pPr>
        <w:ind w:firstLine="420"/>
      </w:pPr>
      <w:r>
        <w:rPr>
          <w:rFonts w:hint="eastAsia"/>
        </w:rPr>
        <w:t>结果中的</w:t>
      </w:r>
      <w:r>
        <w:t>One-sided local significance level</w:t>
      </w:r>
      <w:r>
        <w:rPr>
          <w:rFonts w:hint="eastAsia"/>
        </w:rPr>
        <w:t>为</w:t>
      </w:r>
      <w:r>
        <w:t>0.0015</w:t>
      </w:r>
      <w:r>
        <w:rPr>
          <w:rFonts w:hint="eastAsia"/>
        </w:rPr>
        <w:t>和</w:t>
      </w:r>
      <w:r>
        <w:t>0.00245</w:t>
      </w:r>
      <w:r>
        <w:rPr>
          <w:rFonts w:hint="eastAsia"/>
        </w:rPr>
        <w:t>，转换为双侧分别为</w:t>
      </w:r>
      <w:r>
        <w:t>0.003</w:t>
      </w:r>
      <w:r>
        <w:rPr>
          <w:rFonts w:hint="eastAsia"/>
        </w:rPr>
        <w:t>和</w:t>
      </w:r>
      <w:r>
        <w:t>0.0049</w:t>
      </w:r>
      <w:r>
        <w:rPr>
          <w:rFonts w:hint="eastAsia"/>
        </w:rPr>
        <w:t>，与原例的要求完全一致。</w:t>
      </w:r>
    </w:p>
    <w:p w14:paraId="21030B74" w14:textId="1C6C7BF8" w:rsidR="00FF0088" w:rsidRDefault="00FF0088" w:rsidP="00206352">
      <w:pPr>
        <w:ind w:firstLine="420"/>
      </w:pPr>
      <w:r>
        <w:rPr>
          <w:rFonts w:hint="eastAsia"/>
        </w:rPr>
        <w:t>R语言rpact包计算需76个事件，442例患者。</w:t>
      </w:r>
    </w:p>
    <w:p w14:paraId="76EF9635" w14:textId="4E89D548" w:rsidR="00106FD3" w:rsidRDefault="008A42D0" w:rsidP="008A42D0">
      <w:pPr>
        <w:ind w:firstLine="420"/>
        <w:rPr>
          <w:noProof/>
        </w:rPr>
      </w:pPr>
      <w:r>
        <w:t>PASS</w:t>
      </w:r>
      <w:r>
        <w:rPr>
          <w:rFonts w:hint="eastAsia"/>
        </w:rPr>
        <w:t>软件</w:t>
      </w:r>
      <w:r w:rsidR="00865718">
        <w:rPr>
          <w:rFonts w:hint="eastAsia"/>
        </w:rPr>
        <w:t xml:space="preserve">操作时一次点击Group-Sequential, Survival, Test(Inequality), </w:t>
      </w:r>
      <w:r w:rsidR="00106FD3">
        <w:t>Group-Sequential Logrank Tests (Legacy)</w:t>
      </w:r>
      <w:r w:rsidR="00865718">
        <w:rPr>
          <w:rFonts w:hint="eastAsia"/>
        </w:rPr>
        <w:t>，</w:t>
      </w:r>
      <w:r w:rsidR="007B6C9B">
        <w:rPr>
          <w:rFonts w:hint="eastAsia"/>
        </w:rPr>
        <w:t>参数界面较为简陋，计算需事件数71.4，样本量420，可考虑使用模拟法</w:t>
      </w:r>
      <w:r w:rsidR="00DE5846">
        <w:rPr>
          <w:rFonts w:hint="eastAsia"/>
        </w:rPr>
        <w:t>。</w:t>
      </w:r>
    </w:p>
    <w:p w14:paraId="5153250B" w14:textId="77777777" w:rsidR="00991565" w:rsidRDefault="00991565" w:rsidP="00841CE9">
      <w:pPr>
        <w:ind w:firstLineChars="200" w:firstLine="420"/>
      </w:pPr>
    </w:p>
    <w:p w14:paraId="0EE3EA32" w14:textId="1532D68A" w:rsidR="004A7847" w:rsidRDefault="00841CE9" w:rsidP="00841CE9">
      <w:pPr>
        <w:ind w:firstLineChars="200" w:firstLine="420"/>
      </w:pPr>
      <w:r>
        <w:t xml:space="preserve">例12- </w:t>
      </w:r>
      <w:r>
        <w:fldChar w:fldCharType="begin"/>
      </w:r>
      <w:r w:rsidRPr="00897600">
        <w:instrText xml:space="preserve"> SEQ 例12- \* ARABIC </w:instrText>
      </w:r>
      <w:r>
        <w:fldChar w:fldCharType="separate"/>
      </w:r>
      <w:r w:rsidR="00137E45">
        <w:rPr>
          <w:noProof/>
        </w:rPr>
        <w:t>3</w:t>
      </w:r>
      <w:r>
        <w:fldChar w:fldCharType="end"/>
      </w:r>
      <w:r w:rsidR="004A7847">
        <w:t xml:space="preserve"> B</w:t>
      </w:r>
      <w:r w:rsidR="00F87974">
        <w:t>ERLIN</w:t>
      </w:r>
      <w:r w:rsidR="004A7847">
        <w:t xml:space="preserve"> VT</w:t>
      </w:r>
      <w:r w:rsidR="003C1A85">
        <w:rPr>
          <w:rFonts w:hint="eastAsia"/>
        </w:rPr>
        <w:t>研究探索预防性室速消融能否降低全因死亡及室速或心衰恶化住院的复合终点。入选缺血性心肌病合并室速拟接受</w:t>
      </w:r>
      <w:r w:rsidR="003C1A85">
        <w:t>ICD</w:t>
      </w:r>
      <w:r w:rsidR="003C1A85">
        <w:rPr>
          <w:rFonts w:hint="eastAsia"/>
        </w:rPr>
        <w:t>植入的患者，随机分为预防消融组（</w:t>
      </w:r>
      <w:r w:rsidR="003C1A85">
        <w:t>ICD</w:t>
      </w:r>
      <w:r w:rsidR="003C1A85">
        <w:rPr>
          <w:rFonts w:hint="eastAsia"/>
        </w:rPr>
        <w:t>植入前进行室速消融）和延迟消融组（</w:t>
      </w:r>
      <w:r w:rsidR="00F235A4">
        <w:rPr>
          <w:rFonts w:hint="eastAsia"/>
        </w:rPr>
        <w:t>在</w:t>
      </w:r>
      <w:r w:rsidR="003C1A85">
        <w:t>3</w:t>
      </w:r>
      <w:r w:rsidR="003C1A85">
        <w:rPr>
          <w:rFonts w:hint="eastAsia"/>
        </w:rPr>
        <w:t>次</w:t>
      </w:r>
      <w:r w:rsidR="003C1A85">
        <w:t>ICD</w:t>
      </w:r>
      <w:r w:rsidR="003C1A85">
        <w:rPr>
          <w:rFonts w:hint="eastAsia"/>
        </w:rPr>
        <w:t>治疗室速后再进行消融）。</w:t>
      </w:r>
      <w:r w:rsidR="00EB7236">
        <w:t>O’Brien-Fleming</w:t>
      </w:r>
      <w:r w:rsidR="00EB7236">
        <w:rPr>
          <w:rFonts w:hint="eastAsia"/>
        </w:rPr>
        <w:t>成组序贯设计，预设</w:t>
      </w:r>
      <w:r w:rsidR="00EB7236">
        <w:t>3</w:t>
      </w:r>
      <w:r w:rsidR="00EB7236">
        <w:rPr>
          <w:rFonts w:hint="eastAsia"/>
        </w:rPr>
        <w:t>次期中分析。假设</w:t>
      </w:r>
      <w:r w:rsidR="00EB7236">
        <w:t>HR</w:t>
      </w:r>
      <w:r w:rsidR="00F235A4">
        <w:t>=</w:t>
      </w:r>
      <w:r w:rsidR="00EB7236">
        <w:t>0.525</w:t>
      </w:r>
      <w:r w:rsidR="00EB7236">
        <w:rPr>
          <w:rFonts w:hint="eastAsia"/>
        </w:rPr>
        <w:t>（预防消融组风险率</w:t>
      </w:r>
      <w:r w:rsidR="00EB7236">
        <w:t>0.168</w:t>
      </w:r>
      <w:r w:rsidR="00EB7236">
        <w:rPr>
          <w:rFonts w:hint="eastAsia"/>
        </w:rPr>
        <w:t>，延迟消融组为</w:t>
      </w:r>
      <w:r w:rsidR="00EB7236">
        <w:t>0.320</w:t>
      </w:r>
      <w:r w:rsidR="00EB7236">
        <w:rPr>
          <w:rFonts w:hint="eastAsia"/>
        </w:rPr>
        <w:t>），在检验效能</w:t>
      </w:r>
      <w:r w:rsidR="00EB7236">
        <w:t>80%</w:t>
      </w:r>
      <w:r w:rsidR="00EB7236">
        <w:rPr>
          <w:rFonts w:hint="eastAsia"/>
        </w:rPr>
        <w:t>，单侧显著性水平</w:t>
      </w:r>
      <w:r w:rsidR="00EB7236">
        <w:t>0.025</w:t>
      </w:r>
      <w:r w:rsidR="00EB7236">
        <w:rPr>
          <w:rFonts w:hint="eastAsia"/>
        </w:rPr>
        <w:t>时需</w:t>
      </w:r>
      <w:r w:rsidR="00EB7236">
        <w:t>85</w:t>
      </w:r>
      <w:r w:rsidR="00EB7236">
        <w:rPr>
          <w:rFonts w:hint="eastAsia"/>
        </w:rPr>
        <w:t>个事件。假设入组</w:t>
      </w:r>
      <w:r w:rsidR="00EB7236">
        <w:t>1.5</w:t>
      </w:r>
      <w:r w:rsidR="00EB7236">
        <w:rPr>
          <w:rFonts w:hint="eastAsia"/>
        </w:rPr>
        <w:t>年，随访</w:t>
      </w:r>
      <w:r w:rsidR="00EB7236">
        <w:t>1.5</w:t>
      </w:r>
      <w:r w:rsidR="00EB7236">
        <w:rPr>
          <w:rFonts w:hint="eastAsia"/>
        </w:rPr>
        <w:t>年，脱落率</w:t>
      </w:r>
      <w:r w:rsidR="00EB7236">
        <w:t>8%/</w:t>
      </w:r>
      <w:r w:rsidR="00EB7236">
        <w:rPr>
          <w:rFonts w:hint="eastAsia"/>
        </w:rPr>
        <w:t>年，共需样本量</w:t>
      </w:r>
      <w:r w:rsidR="00EB7236">
        <w:t>208</w:t>
      </w:r>
      <w:r w:rsidR="00EB7236">
        <w:rPr>
          <w:rFonts w:hint="eastAsia"/>
        </w:rPr>
        <w:t>例。</w:t>
      </w:r>
    </w:p>
    <w:p w14:paraId="45A7FE99" w14:textId="24778719" w:rsidR="005151E6" w:rsidRDefault="005151E6" w:rsidP="00841CE9">
      <w:pPr>
        <w:ind w:firstLineChars="200" w:firstLine="420"/>
      </w:pPr>
      <w:r>
        <w:rPr>
          <w:rFonts w:hint="eastAsia"/>
        </w:rPr>
        <w:t>研究</w:t>
      </w:r>
      <w:r w:rsidR="00E62E93">
        <w:rPr>
          <w:rFonts w:hint="eastAsia"/>
        </w:rPr>
        <w:t>在累积了4</w:t>
      </w:r>
      <w:r w:rsidR="00E62E93">
        <w:t>3</w:t>
      </w:r>
      <w:r w:rsidR="00E62E93">
        <w:rPr>
          <w:rFonts w:hint="eastAsia"/>
        </w:rPr>
        <w:t>个主要终点事件后进行了第二次期中分析，P</w:t>
      </w:r>
      <w:r w:rsidR="00E62E93">
        <w:t>=0.297</w:t>
      </w:r>
      <w:r w:rsidR="00E62E93">
        <w:rPr>
          <w:rFonts w:hint="eastAsia"/>
        </w:rPr>
        <w:t>，大于既定的0</w:t>
      </w:r>
      <w:r w:rsidR="00E62E93">
        <w:t>.253</w:t>
      </w:r>
      <w:r w:rsidR="00E62E93">
        <w:rPr>
          <w:rFonts w:hint="eastAsia"/>
        </w:rPr>
        <w:t>，</w:t>
      </w:r>
      <w:r w:rsidR="00FC413D">
        <w:rPr>
          <w:rFonts w:hint="eastAsia"/>
        </w:rPr>
        <w:t>故</w:t>
      </w:r>
      <w:r w:rsidR="00E62E93">
        <w:rPr>
          <w:rFonts w:hint="eastAsia"/>
        </w:rPr>
        <w:t>因无效而终止</w:t>
      </w:r>
      <w:r w:rsidR="00FC413D">
        <w:rPr>
          <w:rFonts w:hint="eastAsia"/>
        </w:rPr>
        <w:t>，</w:t>
      </w:r>
      <w:r w:rsidR="00E62E93">
        <w:rPr>
          <w:rFonts w:hint="eastAsia"/>
        </w:rPr>
        <w:t>研究此时已入组1</w:t>
      </w:r>
      <w:r w:rsidR="00E62E93">
        <w:t>63</w:t>
      </w:r>
      <w:r w:rsidR="00E62E93">
        <w:rPr>
          <w:rFonts w:hint="eastAsia"/>
        </w:rPr>
        <w:t>例患者。</w:t>
      </w:r>
    </w:p>
    <w:p w14:paraId="3897C7DE" w14:textId="272C6F75" w:rsidR="00841CE9" w:rsidRDefault="00841CE9" w:rsidP="00841CE9">
      <w:pPr>
        <w:ind w:firstLine="420"/>
      </w:pPr>
      <w:r>
        <w:rPr>
          <w:rFonts w:hint="eastAsia"/>
        </w:rPr>
        <w:t>Excel表计算固定</w:t>
      </w:r>
      <w:r w:rsidR="00991565">
        <w:rPr>
          <w:rFonts w:hint="eastAsia"/>
        </w:rPr>
        <w:t>设计的事件数为76，</w:t>
      </w:r>
      <w:r>
        <w:rPr>
          <w:rFonts w:hint="eastAsia"/>
        </w:rPr>
        <w:t>样本量为2</w:t>
      </w:r>
      <w:r>
        <w:t>02</w:t>
      </w:r>
      <w:r>
        <w:rPr>
          <w:rFonts w:hint="eastAsia"/>
        </w:rPr>
        <w:t>，乘以</w:t>
      </w:r>
      <w:r w:rsidR="00504379">
        <w:fldChar w:fldCharType="begin"/>
      </w:r>
      <w:r w:rsidR="00504379">
        <w:instrText xml:space="preserve"> </w:instrText>
      </w:r>
      <w:r w:rsidR="00504379">
        <w:rPr>
          <w:rFonts w:hint="eastAsia"/>
        </w:rPr>
        <w:instrText>REF _Ref186528005 \h</w:instrText>
      </w:r>
      <w:r w:rsidR="00504379">
        <w:instrText xml:space="preserve"> </w:instrText>
      </w:r>
      <w:r w:rsidR="00504379">
        <w:fldChar w:fldCharType="separate"/>
      </w:r>
      <w:r w:rsidR="00504379">
        <w:t xml:space="preserve">表 </w:t>
      </w:r>
      <w:r w:rsidR="00504379">
        <w:rPr>
          <w:noProof/>
        </w:rPr>
        <w:t>12</w:t>
      </w:r>
      <w:r w:rsidR="00504379">
        <w:noBreakHyphen/>
      </w:r>
      <w:r w:rsidR="00504379">
        <w:rPr>
          <w:noProof/>
        </w:rPr>
        <w:t>3</w:t>
      </w:r>
      <w:r w:rsidR="00504379">
        <w:fldChar w:fldCharType="end"/>
      </w:r>
      <w:r w:rsidR="00991565">
        <w:fldChar w:fldCharType="begin"/>
      </w:r>
      <w:r w:rsidR="00991565">
        <w:instrText xml:space="preserve"> </w:instrText>
      </w:r>
      <w:r w:rsidR="00991565">
        <w:rPr>
          <w:rFonts w:hint="eastAsia"/>
        </w:rPr>
        <w:instrText>REF _Ref186484720 \h</w:instrText>
      </w:r>
      <w:r w:rsidR="00991565">
        <w:instrText xml:space="preserve"> </w:instrText>
      </w:r>
      <w:r w:rsidR="00991565">
        <w:fldChar w:fldCharType="separate"/>
      </w:r>
      <w:r w:rsidR="00991565">
        <w:fldChar w:fldCharType="end"/>
      </w:r>
      <w:r>
        <w:rPr>
          <w:rFonts w:hint="eastAsia"/>
        </w:rPr>
        <w:t>中的样本量扩增系数1</w:t>
      </w:r>
      <w:r>
        <w:t>.0</w:t>
      </w:r>
      <w:r w:rsidR="00504379">
        <w:rPr>
          <w:rFonts w:hint="eastAsia"/>
        </w:rPr>
        <w:t>78</w:t>
      </w:r>
      <w:r>
        <w:rPr>
          <w:rFonts w:hint="eastAsia"/>
        </w:rPr>
        <w:t>，得</w:t>
      </w:r>
      <w:r w:rsidR="00504379">
        <w:rPr>
          <w:rFonts w:hint="eastAsia"/>
        </w:rPr>
        <w:t>81.9</w:t>
      </w:r>
      <w:r w:rsidR="00991565">
        <w:rPr>
          <w:rFonts w:hint="eastAsia"/>
        </w:rPr>
        <w:t>与</w:t>
      </w:r>
      <w:r>
        <w:rPr>
          <w:rFonts w:hint="eastAsia"/>
        </w:rPr>
        <w:t>2</w:t>
      </w:r>
      <w:r w:rsidR="00504379">
        <w:rPr>
          <w:rFonts w:hint="eastAsia"/>
        </w:rPr>
        <w:t>17.8</w:t>
      </w:r>
      <w:r w:rsidR="00991565">
        <w:rPr>
          <w:rFonts w:hint="eastAsia"/>
        </w:rPr>
        <w:t>，向上取整后分别为</w:t>
      </w:r>
      <w:r w:rsidR="00504379">
        <w:rPr>
          <w:rFonts w:hint="eastAsia"/>
        </w:rPr>
        <w:t>82</w:t>
      </w:r>
      <w:r w:rsidR="00991565">
        <w:rPr>
          <w:rFonts w:hint="eastAsia"/>
        </w:rPr>
        <w:t>与</w:t>
      </w:r>
      <w:r w:rsidR="00504379">
        <w:rPr>
          <w:rFonts w:hint="eastAsia"/>
        </w:rPr>
        <w:t>218</w:t>
      </w:r>
      <w:r>
        <w:rPr>
          <w:rFonts w:hint="eastAsia"/>
        </w:rPr>
        <w:t>。</w:t>
      </w:r>
    </w:p>
    <w:p w14:paraId="5DEAF1B2" w14:textId="19CE5D8A" w:rsidR="00841CE9" w:rsidRDefault="00991565" w:rsidP="00841CE9">
      <w:pPr>
        <w:ind w:firstLine="420"/>
      </w:pPr>
      <w:r w:rsidRPr="00991565">
        <w:rPr>
          <w:noProof/>
        </w:rPr>
        <w:drawing>
          <wp:inline distT="0" distB="0" distL="0" distR="0" wp14:anchorId="67ED005F" wp14:editId="02B2A0C5">
            <wp:extent cx="1658620" cy="1717675"/>
            <wp:effectExtent l="0" t="0" r="0" b="0"/>
            <wp:docPr id="306674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8620" cy="1717675"/>
                    </a:xfrm>
                    <a:prstGeom prst="rect">
                      <a:avLst/>
                    </a:prstGeom>
                    <a:noFill/>
                    <a:ln>
                      <a:noFill/>
                    </a:ln>
                  </pic:spPr>
                </pic:pic>
              </a:graphicData>
            </a:graphic>
          </wp:inline>
        </w:drawing>
      </w:r>
    </w:p>
    <w:p w14:paraId="0F70CFEF" w14:textId="26453CA3" w:rsidR="00841CE9" w:rsidRDefault="00841CE9" w:rsidP="00BA0141">
      <w:pPr>
        <w:ind w:firstLineChars="200" w:firstLine="420"/>
      </w:pPr>
    </w:p>
    <w:p w14:paraId="4933FE4C" w14:textId="1014810E" w:rsidR="006719B2" w:rsidRDefault="006719B2" w:rsidP="00BA0141">
      <w:pPr>
        <w:ind w:firstLineChars="200" w:firstLine="420"/>
      </w:pPr>
      <w:r>
        <w:rPr>
          <w:rFonts w:hint="eastAsia"/>
        </w:rPr>
        <w:t>R语言gsDesign计算需要</w:t>
      </w:r>
      <w:r w:rsidR="00F21463">
        <w:rPr>
          <w:rFonts w:hint="eastAsia"/>
        </w:rPr>
        <w:t>82</w:t>
      </w:r>
      <w:r w:rsidR="005151E6">
        <w:rPr>
          <w:rFonts w:hint="eastAsia"/>
        </w:rPr>
        <w:t>个</w:t>
      </w:r>
      <w:r>
        <w:rPr>
          <w:rFonts w:hint="eastAsia"/>
        </w:rPr>
        <w:t>事件</w:t>
      </w:r>
      <w:r w:rsidR="00F21463">
        <w:rPr>
          <w:rFonts w:hint="eastAsia"/>
        </w:rPr>
        <w:t>，216.8例患者（向上取整并保持两组例数相等后为218，与Excel表一致）</w:t>
      </w:r>
      <w:r>
        <w:rPr>
          <w:rFonts w:hint="eastAsia"/>
        </w:rPr>
        <w:t>。</w:t>
      </w:r>
    </w:p>
    <w:p w14:paraId="3237A906" w14:textId="77777777" w:rsidR="006719B2" w:rsidRDefault="006719B2" w:rsidP="006719B2">
      <w:pPr>
        <w:ind w:firstLineChars="200" w:firstLine="420"/>
      </w:pPr>
      <w:r>
        <w:t>library(gsDesign)</w:t>
      </w:r>
    </w:p>
    <w:p w14:paraId="7A692421" w14:textId="77777777" w:rsidR="00F21463" w:rsidRDefault="00F21463" w:rsidP="00F21463">
      <w:pPr>
        <w:ind w:firstLineChars="200" w:firstLine="420"/>
      </w:pPr>
      <w:r>
        <w:t>nEvents(hr = 0.525, alpha = 0.025, beta = 0.2)</w:t>
      </w:r>
    </w:p>
    <w:p w14:paraId="2E9C09CA" w14:textId="77777777" w:rsidR="00F21463" w:rsidRDefault="00F21463" w:rsidP="00F21463">
      <w:pPr>
        <w:ind w:firstLineChars="200" w:firstLine="420"/>
      </w:pPr>
      <w:r>
        <w:t>x&lt;-gsSurv(</w:t>
      </w:r>
    </w:p>
    <w:p w14:paraId="33305157" w14:textId="77777777" w:rsidR="00F21463" w:rsidRDefault="00F21463" w:rsidP="00F21463">
      <w:pPr>
        <w:ind w:firstLineChars="200" w:firstLine="420"/>
      </w:pPr>
      <w:r>
        <w:t xml:space="preserve">  k = 4,</w:t>
      </w:r>
    </w:p>
    <w:p w14:paraId="5FAD50F8" w14:textId="77777777" w:rsidR="00F21463" w:rsidRDefault="00F21463" w:rsidP="00F21463">
      <w:pPr>
        <w:ind w:firstLineChars="200" w:firstLine="420"/>
      </w:pPr>
      <w:r>
        <w:t xml:space="preserve">  test.type = 3,</w:t>
      </w:r>
    </w:p>
    <w:p w14:paraId="1708162F" w14:textId="77777777" w:rsidR="00F21463" w:rsidRDefault="00F21463" w:rsidP="00F21463">
      <w:pPr>
        <w:ind w:firstLineChars="200" w:firstLine="420"/>
      </w:pPr>
      <w:r>
        <w:t xml:space="preserve">  alpha = 0.025,</w:t>
      </w:r>
    </w:p>
    <w:p w14:paraId="2C47C59E" w14:textId="77777777" w:rsidR="00F21463" w:rsidRDefault="00F21463" w:rsidP="00F21463">
      <w:pPr>
        <w:ind w:firstLineChars="200" w:firstLine="420"/>
      </w:pPr>
      <w:r>
        <w:t xml:space="preserve">  beta = 0.2,</w:t>
      </w:r>
    </w:p>
    <w:p w14:paraId="58750F3F" w14:textId="77777777" w:rsidR="00F21463" w:rsidRDefault="00F21463" w:rsidP="00F21463">
      <w:pPr>
        <w:ind w:firstLineChars="200" w:firstLine="420"/>
      </w:pPr>
      <w:r>
        <w:t xml:space="preserve">  sfu = sfLDOF,</w:t>
      </w:r>
    </w:p>
    <w:p w14:paraId="1DD6BD5A" w14:textId="77777777" w:rsidR="00F21463" w:rsidRDefault="00F21463" w:rsidP="00F21463">
      <w:pPr>
        <w:ind w:firstLineChars="200" w:firstLine="420"/>
      </w:pPr>
      <w:r>
        <w:t xml:space="preserve">  sfl = sfLDOF,</w:t>
      </w:r>
    </w:p>
    <w:p w14:paraId="522AFAE3" w14:textId="77777777" w:rsidR="00F21463" w:rsidRDefault="00F21463" w:rsidP="00F21463">
      <w:pPr>
        <w:ind w:firstLineChars="200" w:firstLine="420"/>
      </w:pPr>
      <w:r>
        <w:t xml:space="preserve">  lambdaC = 0.32,</w:t>
      </w:r>
    </w:p>
    <w:p w14:paraId="55E7C475" w14:textId="77777777" w:rsidR="00F21463" w:rsidRDefault="00F21463" w:rsidP="00F21463">
      <w:pPr>
        <w:ind w:firstLineChars="200" w:firstLine="420"/>
      </w:pPr>
      <w:r>
        <w:t xml:space="preserve">  hr = 0.525,</w:t>
      </w:r>
    </w:p>
    <w:p w14:paraId="3768AF38" w14:textId="77777777" w:rsidR="00F21463" w:rsidRDefault="00F21463" w:rsidP="00F21463">
      <w:pPr>
        <w:ind w:firstLineChars="200" w:firstLine="420"/>
      </w:pPr>
      <w:r>
        <w:t xml:space="preserve">  T = 3,</w:t>
      </w:r>
    </w:p>
    <w:p w14:paraId="4616D4B4" w14:textId="77777777" w:rsidR="00F21463" w:rsidRDefault="00F21463" w:rsidP="00F21463">
      <w:pPr>
        <w:ind w:firstLineChars="200" w:firstLine="420"/>
      </w:pPr>
      <w:r>
        <w:t xml:space="preserve">  minfup = 1.5,</w:t>
      </w:r>
    </w:p>
    <w:p w14:paraId="74EAE3AA" w14:textId="77777777" w:rsidR="00F21463" w:rsidRDefault="00F21463" w:rsidP="00F21463">
      <w:pPr>
        <w:ind w:firstLineChars="200" w:firstLine="420"/>
      </w:pPr>
      <w:r>
        <w:t xml:space="preserve">  eta = -log(1-0.08)</w:t>
      </w:r>
    </w:p>
    <w:p w14:paraId="722CEEA2" w14:textId="77777777" w:rsidR="00F21463" w:rsidRDefault="00F21463" w:rsidP="00F21463">
      <w:pPr>
        <w:ind w:firstLineChars="200" w:firstLine="420"/>
      </w:pPr>
      <w:r>
        <w:t>)</w:t>
      </w:r>
    </w:p>
    <w:p w14:paraId="40CBC30C" w14:textId="77777777" w:rsidR="00F21463" w:rsidRDefault="00F21463" w:rsidP="00F21463">
      <w:pPr>
        <w:ind w:firstLineChars="200" w:firstLine="420"/>
      </w:pPr>
      <w:r>
        <w:t>x</w:t>
      </w:r>
    </w:p>
    <w:p w14:paraId="368456FD" w14:textId="77777777" w:rsidR="00F21463" w:rsidRDefault="00F21463" w:rsidP="00F21463">
      <w:pPr>
        <w:ind w:firstLineChars="200" w:firstLine="420"/>
      </w:pPr>
      <w:r>
        <w:t>plot(x)</w:t>
      </w:r>
    </w:p>
    <w:p w14:paraId="547853DE" w14:textId="69D549FD" w:rsidR="00BE645D" w:rsidRDefault="00BE645D" w:rsidP="00F21463">
      <w:pPr>
        <w:ind w:firstLineChars="200" w:firstLine="420"/>
      </w:pPr>
      <w:r>
        <w:rPr>
          <w:rFonts w:hint="eastAsia"/>
        </w:rPr>
        <w:t>结果输出：</w:t>
      </w:r>
    </w:p>
    <w:p w14:paraId="4E6D3C1E" w14:textId="77777777" w:rsidR="00F21463" w:rsidRPr="00F21463" w:rsidRDefault="00F21463" w:rsidP="00F21463">
      <w:pPr>
        <w:ind w:firstLineChars="200" w:firstLine="420"/>
      </w:pPr>
      <w:r w:rsidRPr="00F21463">
        <w:t xml:space="preserve">Time to event group sequential design with HR= 0.525 </w:t>
      </w:r>
    </w:p>
    <w:p w14:paraId="4FA81C58" w14:textId="77777777" w:rsidR="00F21463" w:rsidRPr="00F21463" w:rsidRDefault="00F21463" w:rsidP="00F21463">
      <w:pPr>
        <w:ind w:firstLineChars="200" w:firstLine="420"/>
      </w:pPr>
      <w:r w:rsidRPr="00F21463">
        <w:t>Equal randomization:          ratio=1</w:t>
      </w:r>
    </w:p>
    <w:p w14:paraId="7F5446D0" w14:textId="77777777" w:rsidR="00F21463" w:rsidRPr="00F21463" w:rsidRDefault="00F21463" w:rsidP="00F21463">
      <w:pPr>
        <w:ind w:firstLineChars="200" w:firstLine="420"/>
      </w:pPr>
      <w:r w:rsidRPr="00F21463">
        <w:t>Asymmetric two-sided group sequential design with</w:t>
      </w:r>
    </w:p>
    <w:p w14:paraId="5F2D9A83" w14:textId="77777777" w:rsidR="00F21463" w:rsidRPr="00F21463" w:rsidRDefault="00F21463" w:rsidP="00F21463">
      <w:pPr>
        <w:ind w:firstLineChars="200" w:firstLine="420"/>
      </w:pPr>
      <w:r w:rsidRPr="00F21463">
        <w:t>80 % power and 2.5 % Type I Error.</w:t>
      </w:r>
    </w:p>
    <w:p w14:paraId="738D84A7" w14:textId="77777777" w:rsidR="00F21463" w:rsidRPr="00F21463" w:rsidRDefault="00F21463" w:rsidP="00F21463">
      <w:pPr>
        <w:ind w:firstLineChars="200" w:firstLine="420"/>
      </w:pPr>
      <w:r w:rsidRPr="00F21463">
        <w:t>Spending computations assume trial stops</w:t>
      </w:r>
    </w:p>
    <w:p w14:paraId="1726FE8B" w14:textId="77777777" w:rsidR="00F21463" w:rsidRPr="00F21463" w:rsidRDefault="00F21463" w:rsidP="00F21463">
      <w:pPr>
        <w:ind w:firstLineChars="200" w:firstLine="420"/>
      </w:pPr>
      <w:r w:rsidRPr="00F21463">
        <w:t>if a bound is crossed.</w:t>
      </w:r>
    </w:p>
    <w:p w14:paraId="4DFFE859" w14:textId="77777777" w:rsidR="00F21463" w:rsidRPr="00F21463" w:rsidRDefault="00F21463" w:rsidP="00F21463">
      <w:pPr>
        <w:ind w:firstLineChars="200" w:firstLine="420"/>
      </w:pPr>
    </w:p>
    <w:p w14:paraId="6D816D9B" w14:textId="77777777" w:rsidR="00F21463" w:rsidRPr="00F21463" w:rsidRDefault="00F21463" w:rsidP="00F21463">
      <w:pPr>
        <w:ind w:firstLineChars="200" w:firstLine="420"/>
      </w:pPr>
      <w:r w:rsidRPr="00F21463">
        <w:t xml:space="preserve">                ----Lower bounds----  ----Upper bounds-----</w:t>
      </w:r>
    </w:p>
    <w:p w14:paraId="1956B3E5" w14:textId="77777777" w:rsidR="00F21463" w:rsidRPr="00F21463" w:rsidRDefault="00F21463" w:rsidP="00F21463">
      <w:pPr>
        <w:ind w:firstLineChars="200" w:firstLine="420"/>
      </w:pPr>
      <w:r w:rsidRPr="00F21463">
        <w:t xml:space="preserve">  Analysis N    Z   Nominal p Spend+  Z   Nominal p Spend++</w:t>
      </w:r>
    </w:p>
    <w:p w14:paraId="2E4010EA" w14:textId="77777777" w:rsidR="00F21463" w:rsidRPr="00F21463" w:rsidRDefault="00F21463" w:rsidP="00F21463">
      <w:pPr>
        <w:ind w:firstLineChars="200" w:firstLine="420"/>
      </w:pPr>
      <w:r w:rsidRPr="00F21463">
        <w:t xml:space="preserve">         1 21 -0.86    0.1953 0.0104 4.33    0.0000  0.0000</w:t>
      </w:r>
    </w:p>
    <w:p w14:paraId="6AD5A7BD" w14:textId="77777777" w:rsidR="00F21463" w:rsidRPr="00F21463" w:rsidRDefault="00F21463" w:rsidP="00F21463">
      <w:pPr>
        <w:ind w:firstLineChars="200" w:firstLine="420"/>
      </w:pPr>
      <w:r w:rsidRPr="00F21463">
        <w:t xml:space="preserve">         2 41  0.56    0.7108 0.0596 2.96    0.0015  0.0015</w:t>
      </w:r>
    </w:p>
    <w:p w14:paraId="2190E97C" w14:textId="77777777" w:rsidR="00F21463" w:rsidRPr="00F21463" w:rsidRDefault="00F21463" w:rsidP="00F21463">
      <w:pPr>
        <w:ind w:firstLineChars="200" w:firstLine="420"/>
      </w:pPr>
      <w:r w:rsidRPr="00F21463">
        <w:t xml:space="preserve">         3 62  1.34    0.9091 0.0690 2.36    0.0092  0.0081</w:t>
      </w:r>
    </w:p>
    <w:p w14:paraId="4F59FC35" w14:textId="77777777" w:rsidR="00F21463" w:rsidRPr="00F21463" w:rsidRDefault="00F21463" w:rsidP="00F21463">
      <w:pPr>
        <w:ind w:firstLineChars="200" w:firstLine="420"/>
      </w:pPr>
      <w:r w:rsidRPr="00F21463">
        <w:t xml:space="preserve">         4 82  1.93    0.9731 0.0611 1.93    0.0269  0.0154</w:t>
      </w:r>
    </w:p>
    <w:p w14:paraId="4A2D6601" w14:textId="77777777" w:rsidR="00F21463" w:rsidRPr="00F21463" w:rsidRDefault="00F21463" w:rsidP="00F21463">
      <w:pPr>
        <w:ind w:firstLineChars="200" w:firstLine="420"/>
      </w:pPr>
      <w:r w:rsidRPr="00F21463">
        <w:t xml:space="preserve">     Total                    0.2000                 0.0250 </w:t>
      </w:r>
    </w:p>
    <w:p w14:paraId="4AAF0BA8" w14:textId="77777777" w:rsidR="00F21463" w:rsidRPr="00F21463" w:rsidRDefault="00F21463" w:rsidP="00F21463">
      <w:pPr>
        <w:ind w:firstLineChars="200" w:firstLine="420"/>
      </w:pPr>
      <w:r w:rsidRPr="00F21463">
        <w:t>+ lower bound beta spending (under H1):</w:t>
      </w:r>
    </w:p>
    <w:p w14:paraId="385EF6F6" w14:textId="77777777" w:rsidR="00F21463" w:rsidRPr="00F21463" w:rsidRDefault="00F21463" w:rsidP="00F21463">
      <w:pPr>
        <w:ind w:firstLineChars="200" w:firstLine="420"/>
      </w:pPr>
      <w:r w:rsidRPr="00F21463">
        <w:t xml:space="preserve"> Lan-DeMets O'Brien-Fleming approximation spending function (no parameters).</w:t>
      </w:r>
    </w:p>
    <w:p w14:paraId="2E35076C" w14:textId="77777777" w:rsidR="00F21463" w:rsidRPr="00F21463" w:rsidRDefault="00F21463" w:rsidP="00F21463">
      <w:pPr>
        <w:ind w:firstLineChars="200" w:firstLine="420"/>
      </w:pPr>
      <w:r w:rsidRPr="00F21463">
        <w:t>++ alpha spending:</w:t>
      </w:r>
    </w:p>
    <w:p w14:paraId="436A7BB9" w14:textId="77777777" w:rsidR="00F21463" w:rsidRPr="00F21463" w:rsidRDefault="00F21463" w:rsidP="00F21463">
      <w:pPr>
        <w:ind w:firstLineChars="200" w:firstLine="420"/>
      </w:pPr>
      <w:r w:rsidRPr="00F21463">
        <w:t xml:space="preserve"> Lan-DeMets O'Brien-Fleming approximation spending function (no parameters).</w:t>
      </w:r>
    </w:p>
    <w:p w14:paraId="6719389A" w14:textId="77777777" w:rsidR="00F21463" w:rsidRPr="00F21463" w:rsidRDefault="00F21463" w:rsidP="00F21463">
      <w:pPr>
        <w:ind w:firstLineChars="200" w:firstLine="420"/>
      </w:pPr>
    </w:p>
    <w:p w14:paraId="4D9D6853" w14:textId="77777777" w:rsidR="00F21463" w:rsidRPr="00F21463" w:rsidRDefault="00F21463" w:rsidP="00F21463">
      <w:pPr>
        <w:ind w:firstLineChars="200" w:firstLine="420"/>
      </w:pPr>
      <w:r w:rsidRPr="00F21463">
        <w:t>Boundary crossing probabilities and expected sample size</w:t>
      </w:r>
    </w:p>
    <w:p w14:paraId="2AB82613" w14:textId="77777777" w:rsidR="00F21463" w:rsidRPr="00F21463" w:rsidRDefault="00F21463" w:rsidP="00F21463">
      <w:pPr>
        <w:ind w:firstLineChars="200" w:firstLine="420"/>
      </w:pPr>
      <w:r w:rsidRPr="00F21463">
        <w:t>assume any cross stops the trial</w:t>
      </w:r>
    </w:p>
    <w:p w14:paraId="75996C48" w14:textId="77777777" w:rsidR="00F21463" w:rsidRPr="00F21463" w:rsidRDefault="00F21463" w:rsidP="00F21463">
      <w:pPr>
        <w:ind w:firstLineChars="200" w:firstLine="420"/>
      </w:pPr>
    </w:p>
    <w:p w14:paraId="19DC0E01" w14:textId="77777777" w:rsidR="00F21463" w:rsidRPr="00F21463" w:rsidRDefault="00F21463" w:rsidP="00F21463">
      <w:pPr>
        <w:ind w:firstLineChars="200" w:firstLine="420"/>
      </w:pPr>
      <w:r w:rsidRPr="00F21463">
        <w:t>Upper boundary (power or Type I Error)</w:t>
      </w:r>
    </w:p>
    <w:p w14:paraId="2A11FBFB" w14:textId="77777777" w:rsidR="00F21463" w:rsidRPr="00F21463" w:rsidRDefault="00F21463" w:rsidP="00F21463">
      <w:pPr>
        <w:ind w:firstLineChars="200" w:firstLine="420"/>
      </w:pPr>
      <w:r w:rsidRPr="00F21463">
        <w:t xml:space="preserve">          Analysis</w:t>
      </w:r>
    </w:p>
    <w:p w14:paraId="0EFC87D4" w14:textId="77777777" w:rsidR="00F21463" w:rsidRPr="00F21463" w:rsidRDefault="00F21463" w:rsidP="00F21463">
      <w:pPr>
        <w:ind w:firstLineChars="200" w:firstLine="420"/>
      </w:pPr>
      <w:r w:rsidRPr="00F21463">
        <w:t xml:space="preserve">   Theta     1      2      3      4 Total E{N}</w:t>
      </w:r>
    </w:p>
    <w:p w14:paraId="08F399F9" w14:textId="77777777" w:rsidR="00F21463" w:rsidRPr="00F21463" w:rsidRDefault="00F21463" w:rsidP="00F21463">
      <w:pPr>
        <w:ind w:firstLineChars="200" w:firstLine="420"/>
      </w:pPr>
      <w:r w:rsidRPr="00F21463">
        <w:t xml:space="preserve">  0.0000 0.000 0.0015 0.0081 0.0154 0.025 44.2</w:t>
      </w:r>
    </w:p>
    <w:p w14:paraId="0466A3A7" w14:textId="77777777" w:rsidR="00F21463" w:rsidRPr="00F21463" w:rsidRDefault="00F21463" w:rsidP="00F21463">
      <w:pPr>
        <w:ind w:firstLineChars="200" w:firstLine="420"/>
      </w:pPr>
      <w:r w:rsidRPr="00F21463">
        <w:t xml:space="preserve">  0.3215 0.002 0.1803 0.3841 0.2336 0.800 62.0</w:t>
      </w:r>
    </w:p>
    <w:p w14:paraId="70A0E800" w14:textId="77777777" w:rsidR="00F21463" w:rsidRPr="00F21463" w:rsidRDefault="00F21463" w:rsidP="00F21463">
      <w:pPr>
        <w:ind w:firstLineChars="200" w:firstLine="420"/>
      </w:pPr>
    </w:p>
    <w:p w14:paraId="67F139E4" w14:textId="77777777" w:rsidR="00F21463" w:rsidRPr="00F21463" w:rsidRDefault="00F21463" w:rsidP="00F21463">
      <w:pPr>
        <w:ind w:firstLineChars="200" w:firstLine="420"/>
      </w:pPr>
      <w:r w:rsidRPr="00F21463">
        <w:t>Lower boundary (futility or Type II Error)</w:t>
      </w:r>
    </w:p>
    <w:p w14:paraId="2C46BD44" w14:textId="77777777" w:rsidR="00F21463" w:rsidRPr="00F21463" w:rsidRDefault="00F21463" w:rsidP="00F21463">
      <w:pPr>
        <w:ind w:firstLineChars="200" w:firstLine="420"/>
      </w:pPr>
      <w:r w:rsidRPr="00F21463">
        <w:t xml:space="preserve">          Analysis</w:t>
      </w:r>
    </w:p>
    <w:p w14:paraId="30D7A096" w14:textId="77777777" w:rsidR="00F21463" w:rsidRPr="00F21463" w:rsidRDefault="00F21463" w:rsidP="00F21463">
      <w:pPr>
        <w:ind w:firstLineChars="200" w:firstLine="420"/>
      </w:pPr>
      <w:r w:rsidRPr="00F21463">
        <w:t xml:space="preserve">   Theta      1      2      3      4 Total</w:t>
      </w:r>
    </w:p>
    <w:p w14:paraId="5B386DE3" w14:textId="77777777" w:rsidR="00F21463" w:rsidRPr="00F21463" w:rsidRDefault="00F21463" w:rsidP="00F21463">
      <w:pPr>
        <w:ind w:firstLineChars="200" w:firstLine="420"/>
      </w:pPr>
      <w:r w:rsidRPr="00F21463">
        <w:t xml:space="preserve">  0.0000 0.1953 0.5195 0.2021 0.0581 0.975</w:t>
      </w:r>
    </w:p>
    <w:p w14:paraId="1EDC7DAD" w14:textId="77777777" w:rsidR="00F21463" w:rsidRPr="00F21463" w:rsidRDefault="00F21463" w:rsidP="00F21463">
      <w:pPr>
        <w:ind w:firstLineChars="200" w:firstLine="420"/>
      </w:pPr>
      <w:r w:rsidRPr="00F21463">
        <w:t xml:space="preserve">  0.3215 0.0104 0.0596 0.0690 0.0611 0.200</w:t>
      </w:r>
    </w:p>
    <w:p w14:paraId="0BCE1205" w14:textId="77777777" w:rsidR="00F21463" w:rsidRPr="00F21463" w:rsidRDefault="00F21463" w:rsidP="00F21463">
      <w:pPr>
        <w:ind w:firstLineChars="200" w:firstLine="420"/>
      </w:pPr>
      <w:r w:rsidRPr="00F21463">
        <w:t xml:space="preserve">          T     n Events HR futility HR efficacy</w:t>
      </w:r>
    </w:p>
    <w:p w14:paraId="7B95F7D2" w14:textId="77777777" w:rsidR="00F21463" w:rsidRPr="00F21463" w:rsidRDefault="00F21463" w:rsidP="00F21463">
      <w:pPr>
        <w:ind w:firstLineChars="200" w:firstLine="420"/>
      </w:pPr>
      <w:r w:rsidRPr="00F21463">
        <w:t>IA 1  1.149 166.1  20.46       1.462       0.147</w:t>
      </w:r>
    </w:p>
    <w:p w14:paraId="4351215C" w14:textId="77777777" w:rsidR="00F21463" w:rsidRPr="00F21463" w:rsidRDefault="00F21463" w:rsidP="00F21463">
      <w:pPr>
        <w:ind w:firstLineChars="200" w:firstLine="420"/>
      </w:pPr>
      <w:r w:rsidRPr="00F21463">
        <w:t>IA 2  1.684 216.8  40.91       0.841       0.396</w:t>
      </w:r>
    </w:p>
    <w:p w14:paraId="1A7999D2" w14:textId="77777777" w:rsidR="00F21463" w:rsidRPr="00F21463" w:rsidRDefault="00F21463" w:rsidP="00F21463">
      <w:pPr>
        <w:ind w:firstLineChars="200" w:firstLine="420"/>
      </w:pPr>
      <w:r w:rsidRPr="00F21463">
        <w:t>IA 3  2.268 216.8  61.37       0.711       0.548</w:t>
      </w:r>
    </w:p>
    <w:p w14:paraId="460EC722" w14:textId="77777777" w:rsidR="00F21463" w:rsidRPr="00F21463" w:rsidRDefault="00F21463" w:rsidP="00F21463">
      <w:pPr>
        <w:ind w:firstLineChars="200" w:firstLine="420"/>
      </w:pPr>
      <w:r w:rsidRPr="00F21463">
        <w:t>Final 3.000 216.8  81.82       0.653       0.653</w:t>
      </w:r>
    </w:p>
    <w:p w14:paraId="3FFA45E2" w14:textId="77777777" w:rsidR="00F21463" w:rsidRPr="00F21463" w:rsidRDefault="00F21463" w:rsidP="00F21463">
      <w:pPr>
        <w:ind w:firstLineChars="200" w:firstLine="420"/>
      </w:pPr>
      <w:r w:rsidRPr="00F21463">
        <w:t>Accrual rates:</w:t>
      </w:r>
    </w:p>
    <w:p w14:paraId="7F57C378" w14:textId="77777777" w:rsidR="00F21463" w:rsidRPr="00F21463" w:rsidRDefault="00F21463" w:rsidP="00F21463">
      <w:pPr>
        <w:ind w:firstLineChars="200" w:firstLine="420"/>
      </w:pPr>
      <w:r w:rsidRPr="00F21463">
        <w:t xml:space="preserve">      Stratum 1</w:t>
      </w:r>
    </w:p>
    <w:p w14:paraId="64F2C0A9" w14:textId="77777777" w:rsidR="00F21463" w:rsidRPr="00F21463" w:rsidRDefault="00F21463" w:rsidP="00F21463">
      <w:pPr>
        <w:ind w:firstLineChars="200" w:firstLine="420"/>
      </w:pPr>
      <w:r w:rsidRPr="00F21463">
        <w:t>0-1.5     144.6</w:t>
      </w:r>
    </w:p>
    <w:p w14:paraId="4FD60D27" w14:textId="77777777" w:rsidR="00F21463" w:rsidRPr="00F21463" w:rsidRDefault="00F21463" w:rsidP="00F21463">
      <w:pPr>
        <w:ind w:firstLineChars="200" w:firstLine="420"/>
      </w:pPr>
      <w:r w:rsidRPr="00F21463">
        <w:t>Control event rates (H1):</w:t>
      </w:r>
    </w:p>
    <w:p w14:paraId="61C37160" w14:textId="77777777" w:rsidR="00F21463" w:rsidRPr="00F21463" w:rsidRDefault="00F21463" w:rsidP="00F21463">
      <w:pPr>
        <w:ind w:firstLineChars="200" w:firstLine="420"/>
      </w:pPr>
      <w:r w:rsidRPr="00F21463">
        <w:t xml:space="preserve">      Stratum 1</w:t>
      </w:r>
    </w:p>
    <w:p w14:paraId="21E15268" w14:textId="77777777" w:rsidR="00F21463" w:rsidRPr="00F21463" w:rsidRDefault="00F21463" w:rsidP="00F21463">
      <w:pPr>
        <w:ind w:firstLineChars="200" w:firstLine="420"/>
      </w:pPr>
      <w:r w:rsidRPr="00F21463">
        <w:t>0-Inf      0.32</w:t>
      </w:r>
    </w:p>
    <w:p w14:paraId="5C233426" w14:textId="77777777" w:rsidR="00F21463" w:rsidRPr="00F21463" w:rsidRDefault="00F21463" w:rsidP="00F21463">
      <w:pPr>
        <w:ind w:firstLineChars="200" w:firstLine="420"/>
      </w:pPr>
      <w:r w:rsidRPr="00F21463">
        <w:t>Censoring rates:</w:t>
      </w:r>
    </w:p>
    <w:p w14:paraId="4D9483E0" w14:textId="77777777" w:rsidR="00F21463" w:rsidRPr="00F21463" w:rsidRDefault="00F21463" w:rsidP="00F21463">
      <w:pPr>
        <w:ind w:firstLineChars="200" w:firstLine="420"/>
      </w:pPr>
      <w:r w:rsidRPr="00F21463">
        <w:t xml:space="preserve">      Stratum 1</w:t>
      </w:r>
    </w:p>
    <w:p w14:paraId="5593FBB2" w14:textId="77777777" w:rsidR="00F21463" w:rsidRPr="00F21463" w:rsidRDefault="00F21463" w:rsidP="00F21463">
      <w:pPr>
        <w:ind w:firstLineChars="200" w:firstLine="420"/>
      </w:pPr>
      <w:r w:rsidRPr="00F21463">
        <w:t>0-Inf      0.08</w:t>
      </w:r>
    </w:p>
    <w:p w14:paraId="72044D57" w14:textId="4FF9088A" w:rsidR="00BE645D" w:rsidRPr="00F21463" w:rsidRDefault="00BE645D" w:rsidP="006719B2">
      <w:pPr>
        <w:ind w:firstLineChars="200" w:firstLine="420"/>
      </w:pPr>
    </w:p>
    <w:p w14:paraId="1FC98494" w14:textId="070A7EA6" w:rsidR="005151E6" w:rsidRDefault="00652680" w:rsidP="00F21463">
      <w:r>
        <w:rPr>
          <w:rFonts w:hint="eastAsia"/>
          <w:noProof/>
        </w:rPr>
        <w:t xml:space="preserve">    R语言rpact包计算结果与之相同。</w:t>
      </w:r>
    </w:p>
    <w:p w14:paraId="7B450E72" w14:textId="5B16E4AC" w:rsidR="003C1A85" w:rsidRDefault="00EB7236" w:rsidP="00876C4D">
      <w:pPr>
        <w:ind w:firstLineChars="200" w:firstLine="420"/>
      </w:pPr>
      <w:r>
        <w:rPr>
          <w:rFonts w:hint="eastAsia"/>
        </w:rPr>
        <w:t>结果</w:t>
      </w:r>
      <w:r w:rsidR="00A746E2">
        <w:rPr>
          <w:rFonts w:hint="eastAsia"/>
        </w:rPr>
        <w:t>该</w:t>
      </w:r>
      <w:r>
        <w:rPr>
          <w:rFonts w:hint="eastAsia"/>
        </w:rPr>
        <w:t>研究</w:t>
      </w:r>
      <w:r w:rsidR="00A746E2">
        <w:rPr>
          <w:rFonts w:hint="eastAsia"/>
        </w:rPr>
        <w:t>在第2次期中分析（累积发生4</w:t>
      </w:r>
      <w:r w:rsidR="00A746E2">
        <w:t>3</w:t>
      </w:r>
      <w:r w:rsidR="00A746E2">
        <w:rPr>
          <w:rFonts w:hint="eastAsia"/>
        </w:rPr>
        <w:t>个事件，上文R语言计算结果为</w:t>
      </w:r>
      <w:r w:rsidR="00A746E2">
        <w:t>42.9</w:t>
      </w:r>
      <w:r w:rsidR="00A746E2">
        <w:rPr>
          <w:rFonts w:hint="eastAsia"/>
        </w:rPr>
        <w:t>）时，</w:t>
      </w:r>
      <w:r w:rsidR="00283B71">
        <w:rPr>
          <w:rFonts w:hint="eastAsia"/>
        </w:rPr>
        <w:t>单侧P</w:t>
      </w:r>
      <w:r w:rsidR="00283B71">
        <w:t>=0.297</w:t>
      </w:r>
      <w:r w:rsidR="00283B71">
        <w:rPr>
          <w:rFonts w:hint="eastAsia"/>
        </w:rPr>
        <w:t>，大于既定的</w:t>
      </w:r>
      <w:r w:rsidR="00283B71" w:rsidRPr="005014D5">
        <w:rPr>
          <w:rFonts w:hint="eastAsia"/>
          <w:highlight w:val="yellow"/>
        </w:rPr>
        <w:t>0</w:t>
      </w:r>
      <w:r w:rsidR="00283B71" w:rsidRPr="005014D5">
        <w:rPr>
          <w:highlight w:val="yellow"/>
        </w:rPr>
        <w:t>.253</w:t>
      </w:r>
      <w:r w:rsidR="00283B71">
        <w:rPr>
          <w:rFonts w:hint="eastAsia"/>
        </w:rPr>
        <w:t>，研究因</w:t>
      </w:r>
      <w:r>
        <w:rPr>
          <w:rFonts w:hint="eastAsia"/>
        </w:rPr>
        <w:t>无效终止</w:t>
      </w:r>
      <w:r w:rsidR="00283B71">
        <w:rPr>
          <w:rFonts w:hint="eastAsia"/>
        </w:rPr>
        <w:t>，</w:t>
      </w:r>
      <w:bookmarkStart w:id="6" w:name="_Hlk141639359"/>
      <w:r w:rsidR="00283B71">
        <w:rPr>
          <w:rFonts w:hint="eastAsia"/>
        </w:rPr>
        <w:t>此时已入组了1</w:t>
      </w:r>
      <w:r w:rsidR="00283B71">
        <w:t>63</w:t>
      </w:r>
      <w:r w:rsidR="00283B71">
        <w:rPr>
          <w:rFonts w:hint="eastAsia"/>
        </w:rPr>
        <w:t>例患者</w:t>
      </w:r>
      <w:r>
        <w:rPr>
          <w:rFonts w:hint="eastAsia"/>
        </w:rPr>
        <w:t>。</w:t>
      </w:r>
    </w:p>
    <w:bookmarkEnd w:id="6"/>
    <w:p w14:paraId="21AD0A5C" w14:textId="52EC67A8" w:rsidR="00E76AD9" w:rsidRDefault="00E76AD9" w:rsidP="00C215E6">
      <w:pPr>
        <w:ind w:firstLine="420"/>
      </w:pPr>
    </w:p>
    <w:p w14:paraId="2872E0F8" w14:textId="72F24275" w:rsidR="00C215E6" w:rsidRDefault="00C215E6" w:rsidP="00C215E6">
      <w:pPr>
        <w:ind w:firstLine="420"/>
      </w:pPr>
    </w:p>
    <w:p w14:paraId="32C045E1" w14:textId="77777777" w:rsidR="004314E6" w:rsidRDefault="004314E6" w:rsidP="00E76AD9"/>
    <w:p w14:paraId="0A91C26D" w14:textId="167C5703" w:rsidR="00E76AD9" w:rsidRDefault="00E76AD9" w:rsidP="00E76AD9">
      <w:r>
        <w:t>ARISTOTLE</w:t>
      </w:r>
      <w:r>
        <w:rPr>
          <w:rFonts w:hint="eastAsia"/>
        </w:rPr>
        <w:t>研究比较了新型口服抗凝药</w:t>
      </w:r>
      <w:r>
        <w:t>Apixaban</w:t>
      </w:r>
      <w:r>
        <w:rPr>
          <w:rFonts w:hint="eastAsia"/>
        </w:rPr>
        <w:t>与华法林预防非瓣膜病房颤血栓栓塞的效果，主要终点为卒中或全身栓塞，</w:t>
      </w:r>
      <w:r w:rsidR="00AB3BB1">
        <w:rPr>
          <w:rFonts w:hint="eastAsia"/>
        </w:rPr>
        <w:t>假设事件率为每年</w:t>
      </w:r>
      <w:r w:rsidR="00AB3BB1">
        <w:t>1.2%</w:t>
      </w:r>
      <w:r w:rsidR="00AB3BB1">
        <w:rPr>
          <w:rFonts w:hint="eastAsia"/>
        </w:rPr>
        <w:t>，</w:t>
      </w:r>
      <w:r>
        <w:rPr>
          <w:rFonts w:hint="eastAsia"/>
        </w:rPr>
        <w:t>非劣效界值</w:t>
      </w:r>
      <w:r>
        <w:t>1.44</w:t>
      </w:r>
      <w:r>
        <w:rPr>
          <w:rFonts w:hint="eastAsia"/>
        </w:rPr>
        <w:t>，要求试验组相对风险</w:t>
      </w:r>
      <w:r>
        <w:t>99%</w:t>
      </w:r>
      <w:r>
        <w:rPr>
          <w:rFonts w:hint="eastAsia"/>
        </w:rPr>
        <w:t>置信区间上限小于该界值，则</w:t>
      </w:r>
      <w:r>
        <w:t>448</w:t>
      </w:r>
      <w:r>
        <w:rPr>
          <w:rFonts w:hint="eastAsia"/>
        </w:rPr>
        <w:t>个事件可以提供</w:t>
      </w:r>
      <w:r>
        <w:t>90%</w:t>
      </w:r>
      <w:r>
        <w:rPr>
          <w:rFonts w:hint="eastAsia"/>
        </w:rPr>
        <w:t>的检验效能。平均随访约</w:t>
      </w:r>
      <w:r>
        <w:t>2.1</w:t>
      </w:r>
      <w:r>
        <w:rPr>
          <w:rFonts w:hint="eastAsia"/>
        </w:rPr>
        <w:t>年，需要约</w:t>
      </w:r>
      <w:r>
        <w:t>18000</w:t>
      </w:r>
      <w:r>
        <w:rPr>
          <w:rFonts w:hint="eastAsia"/>
        </w:rPr>
        <w:t>例患者</w:t>
      </w:r>
      <w:r w:rsidR="0008471A">
        <w:rPr>
          <w:rFonts w:hint="eastAsia"/>
        </w:rPr>
        <w:t>。</w:t>
      </w:r>
    </w:p>
    <w:p w14:paraId="14DC90A3" w14:textId="77777777" w:rsidR="0008471A" w:rsidRDefault="0008471A" w:rsidP="00E76AD9">
      <w:r>
        <w:rPr>
          <w:rFonts w:hint="eastAsia"/>
        </w:rPr>
        <w:t>（根据不同地区的监管要求，样本量计算满足两种情形：</w:t>
      </w:r>
      <w:r>
        <w:t>1</w:t>
      </w:r>
      <w:r>
        <w:rPr>
          <w:rFonts w:hint="eastAsia"/>
        </w:rPr>
        <w:t>）</w:t>
      </w:r>
      <w:r>
        <w:t>I</w:t>
      </w:r>
      <w:r>
        <w:rPr>
          <w:rFonts w:hint="eastAsia"/>
        </w:rPr>
        <w:t>类错误单侧</w:t>
      </w:r>
      <w:r>
        <w:t>0.025</w:t>
      </w:r>
      <w:r>
        <w:rPr>
          <w:rFonts w:hint="eastAsia"/>
        </w:rPr>
        <w:t>，非劣效界值</w:t>
      </w:r>
      <w:r>
        <w:t>1.38</w:t>
      </w:r>
      <w:r>
        <w:rPr>
          <w:rFonts w:hint="eastAsia"/>
        </w:rPr>
        <w:t>；</w:t>
      </w:r>
      <w:r>
        <w:t>2</w:t>
      </w:r>
      <w:r>
        <w:rPr>
          <w:rFonts w:hint="eastAsia"/>
        </w:rPr>
        <w:t>）</w:t>
      </w:r>
      <w:r>
        <w:t>I</w:t>
      </w:r>
      <w:r>
        <w:rPr>
          <w:rFonts w:hint="eastAsia"/>
        </w:rPr>
        <w:t>类错误单侧</w:t>
      </w:r>
      <w:r>
        <w:t>0.005</w:t>
      </w:r>
      <w:r>
        <w:rPr>
          <w:rFonts w:hint="eastAsia"/>
        </w:rPr>
        <w:t>，非劣效界值</w:t>
      </w:r>
      <w:r>
        <w:t>1.44</w:t>
      </w:r>
      <w:r>
        <w:rPr>
          <w:rFonts w:hint="eastAsia"/>
        </w:rPr>
        <w:t>。选择了要求样本量更大的情形</w:t>
      </w:r>
      <w:r>
        <w:t>2</w:t>
      </w:r>
      <w:r>
        <w:rPr>
          <w:rFonts w:hint="eastAsia"/>
        </w:rPr>
        <w:t>。）</w:t>
      </w:r>
    </w:p>
    <w:p w14:paraId="6CA58A2A" w14:textId="77777777" w:rsidR="0008471A" w:rsidRDefault="0008471A" w:rsidP="00E76AD9">
      <w:r>
        <w:rPr>
          <w:rFonts w:hint="eastAsia"/>
        </w:rPr>
        <w:t>（</w:t>
      </w:r>
      <w:r w:rsidR="00AB3BB1">
        <w:t>protocol A</w:t>
      </w:r>
      <w:r>
        <w:t>mendment 07</w:t>
      </w:r>
      <w:r w:rsidR="00AB3BB1">
        <w:rPr>
          <w:rFonts w:hint="eastAsia"/>
        </w:rPr>
        <w:t>，原先假设事件率为</w:t>
      </w:r>
      <w:r w:rsidR="00AB3BB1">
        <w:t>1.67%</w:t>
      </w:r>
      <w:r w:rsidR="00AB3BB1">
        <w:rPr>
          <w:rFonts w:hint="eastAsia"/>
        </w:rPr>
        <w:t>，</w:t>
      </w:r>
      <w:r>
        <w:rPr>
          <w:rFonts w:hint="eastAsia"/>
        </w:rPr>
        <w:t>样本量</w:t>
      </w:r>
      <w:r w:rsidR="00AB3BB1">
        <w:rPr>
          <w:rFonts w:hint="eastAsia"/>
        </w:rPr>
        <w:t>为</w:t>
      </w:r>
      <w:r>
        <w:t>15000</w:t>
      </w:r>
      <w:r w:rsidR="00AB3BB1">
        <w:rPr>
          <w:rFonts w:hint="eastAsia"/>
        </w:rPr>
        <w:t>，盲态分析显示实际的事件率为</w:t>
      </w:r>
      <w:r w:rsidR="00AB3BB1">
        <w:t>1.2%</w:t>
      </w:r>
      <w:r w:rsidR="00AB3BB1">
        <w:rPr>
          <w:rFonts w:hint="eastAsia"/>
        </w:rPr>
        <w:t>，样本量</w:t>
      </w:r>
      <w:r>
        <w:rPr>
          <w:rFonts w:hint="eastAsia"/>
        </w:rPr>
        <w:t>增加</w:t>
      </w:r>
      <w:r w:rsidR="00AB3BB1">
        <w:rPr>
          <w:rFonts w:hint="eastAsia"/>
        </w:rPr>
        <w:t>至</w:t>
      </w:r>
      <w:r>
        <w:t>18000</w:t>
      </w:r>
      <w:r w:rsidR="00AB3BB1">
        <w:rPr>
          <w:rFonts w:hint="eastAsia"/>
        </w:rPr>
        <w:t>）</w:t>
      </w:r>
    </w:p>
    <w:p w14:paraId="25B25C01" w14:textId="77777777" w:rsidR="000E6A91" w:rsidRDefault="000E6A91" w:rsidP="00E76AD9">
      <w:r>
        <w:t>50%</w:t>
      </w:r>
      <w:r>
        <w:rPr>
          <w:rFonts w:hint="eastAsia"/>
        </w:rPr>
        <w:t>终点事件时进行一次期中分析，</w:t>
      </w:r>
      <w:r w:rsidR="00D77190">
        <w:rPr>
          <w:rFonts w:hint="eastAsia"/>
        </w:rPr>
        <w:t>如</w:t>
      </w:r>
      <w:r w:rsidR="00D77190">
        <w:t>Apixaban</w:t>
      </w:r>
      <w:r w:rsidR="00D77190">
        <w:rPr>
          <w:rFonts w:hint="eastAsia"/>
        </w:rPr>
        <w:t>优于华法林，</w:t>
      </w:r>
      <w:r w:rsidR="00D77190">
        <w:t>P&lt;0.0001</w:t>
      </w:r>
      <w:r w:rsidR="00D77190">
        <w:rPr>
          <w:rFonts w:hint="eastAsia"/>
        </w:rPr>
        <w:t>则终止研究，不进行非劣效检验。</w:t>
      </w:r>
    </w:p>
    <w:p w14:paraId="45C73DA5" w14:textId="254AEB2D" w:rsidR="00E76AD9" w:rsidRDefault="006436CD" w:rsidP="00E76AD9">
      <w:r w:rsidRPr="006436CD">
        <w:rPr>
          <w:noProof/>
        </w:rPr>
        <w:drawing>
          <wp:inline distT="0" distB="0" distL="0" distR="0" wp14:anchorId="668317CF" wp14:editId="7196125A">
            <wp:extent cx="2479675" cy="2555875"/>
            <wp:effectExtent l="0" t="0" r="0" b="0"/>
            <wp:docPr id="2077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9675" cy="2555875"/>
                    </a:xfrm>
                    <a:prstGeom prst="rect">
                      <a:avLst/>
                    </a:prstGeom>
                    <a:noFill/>
                    <a:ln>
                      <a:noFill/>
                    </a:ln>
                  </pic:spPr>
                </pic:pic>
              </a:graphicData>
            </a:graphic>
          </wp:inline>
        </w:drawing>
      </w:r>
    </w:p>
    <w:p w14:paraId="0794AE53" w14:textId="77777777" w:rsidR="0008471A" w:rsidRDefault="0008471A" w:rsidP="00E76AD9"/>
    <w:p w14:paraId="6DF04F49" w14:textId="77777777" w:rsidR="00E76AD9" w:rsidRDefault="00E76AD9" w:rsidP="00E76AD9">
      <w:r>
        <w:rPr>
          <w:rFonts w:hint="eastAsia"/>
        </w:rPr>
        <w:t>中位随访时间</w:t>
      </w:r>
      <w:r>
        <w:t>1.8</w:t>
      </w:r>
      <w:r>
        <w:rPr>
          <w:rFonts w:hint="eastAsia"/>
        </w:rPr>
        <w:t>年，主要终点事件率在试验组为</w:t>
      </w:r>
      <w:r>
        <w:t>1.27%</w:t>
      </w:r>
      <w:r>
        <w:rPr>
          <w:rFonts w:hint="eastAsia"/>
        </w:rPr>
        <w:t>，对照组</w:t>
      </w:r>
      <w:r>
        <w:t>1.60%</w:t>
      </w:r>
      <w:r>
        <w:rPr>
          <w:rFonts w:hint="eastAsia"/>
        </w:rPr>
        <w:t>，</w:t>
      </w:r>
      <w:r>
        <w:t>HR</w:t>
      </w:r>
      <w:r>
        <w:rPr>
          <w:rFonts w:hint="eastAsia"/>
        </w:rPr>
        <w:t>为</w:t>
      </w:r>
      <w:r>
        <w:t>0.79</w:t>
      </w:r>
      <w:r>
        <w:rPr>
          <w:rFonts w:hint="eastAsia"/>
        </w:rPr>
        <w:t>（</w:t>
      </w:r>
      <w:r>
        <w:t>95%</w:t>
      </w:r>
      <w:r>
        <w:rPr>
          <w:rFonts w:hint="eastAsia"/>
        </w:rPr>
        <w:t>置信区间</w:t>
      </w:r>
      <w:r>
        <w:t>0.66~0.95</w:t>
      </w:r>
      <w:r>
        <w:rPr>
          <w:rFonts w:hint="eastAsia"/>
        </w:rPr>
        <w:t>，非劣效</w:t>
      </w:r>
      <w:r>
        <w:t>P&lt;0.001</w:t>
      </w:r>
      <w:r>
        <w:rPr>
          <w:rFonts w:hint="eastAsia"/>
        </w:rPr>
        <w:t>，优效</w:t>
      </w:r>
      <w:r>
        <w:t>P=0.01</w:t>
      </w:r>
      <w:r>
        <w:rPr>
          <w:rFonts w:hint="eastAsia"/>
        </w:rPr>
        <w:t>）</w:t>
      </w:r>
    </w:p>
    <w:p w14:paraId="371E9902" w14:textId="77777777" w:rsidR="00E76AD9" w:rsidRPr="001F59D0" w:rsidRDefault="00E76AD9" w:rsidP="00E76AD9">
      <w:r>
        <w:rPr>
          <w:rFonts w:hint="eastAsia"/>
        </w:rPr>
        <w:t>（中国数据质量问题）</w:t>
      </w:r>
    </w:p>
    <w:p w14:paraId="2BE0B460" w14:textId="77777777" w:rsidR="00E76AD9" w:rsidRDefault="00E76AD9"/>
    <w:p w14:paraId="667487C3" w14:textId="77777777" w:rsidR="00E76AD9" w:rsidRDefault="00E76AD9"/>
    <w:p w14:paraId="5C689610" w14:textId="77777777" w:rsidR="00C213A9" w:rsidRDefault="00C213A9" w:rsidP="00E76AD9">
      <w:pPr>
        <w:autoSpaceDE w:val="0"/>
        <w:autoSpaceDN w:val="0"/>
        <w:adjustRightInd w:val="0"/>
        <w:jc w:val="left"/>
      </w:pPr>
    </w:p>
    <w:p w14:paraId="77ECAE63" w14:textId="5710DA49" w:rsidR="00343AF3" w:rsidRDefault="00343AF3" w:rsidP="00EF50B9">
      <w:pPr>
        <w:pStyle w:val="Heading2"/>
      </w:pPr>
      <w:r>
        <w:rPr>
          <w:rFonts w:hint="eastAsia"/>
        </w:rPr>
        <w:t>讨论</w:t>
      </w:r>
    </w:p>
    <w:p w14:paraId="7C6C2967" w14:textId="261AA34C" w:rsidR="00C213A9" w:rsidRDefault="00C213A9" w:rsidP="00C213A9">
      <w:pPr>
        <w:autoSpaceDE w:val="0"/>
        <w:autoSpaceDN w:val="0"/>
        <w:adjustRightInd w:val="0"/>
        <w:ind w:firstLine="420"/>
        <w:jc w:val="left"/>
      </w:pPr>
      <w:r>
        <w:rPr>
          <w:rFonts w:hint="eastAsia"/>
        </w:rPr>
        <w:t>成组序贯设计，</w:t>
      </w:r>
      <w:r w:rsidR="00EF50B9">
        <w:rPr>
          <w:rFonts w:hint="eastAsia"/>
        </w:rPr>
        <w:t>研究有望</w:t>
      </w:r>
      <w:r>
        <w:rPr>
          <w:rFonts w:hint="eastAsia"/>
        </w:rPr>
        <w:t>提前终止，</w:t>
      </w:r>
      <w:r w:rsidR="00EF50B9">
        <w:rPr>
          <w:rFonts w:hint="eastAsia"/>
        </w:rPr>
        <w:t>不论是有效还是无效，可节约不少时间与成本，</w:t>
      </w:r>
      <w:r>
        <w:rPr>
          <w:rFonts w:hint="eastAsia"/>
        </w:rPr>
        <w:t>近年来使用逐渐增多，特别是在一些大型的临床试验中。</w:t>
      </w:r>
      <w:r w:rsidR="00EF50B9">
        <w:rPr>
          <w:rFonts w:hint="eastAsia"/>
        </w:rPr>
        <w:t>在PubMed以</w:t>
      </w:r>
      <w:r w:rsidR="00EF50B9">
        <w:t>”</w:t>
      </w:r>
      <w:r w:rsidR="00EF50B9" w:rsidRPr="00EF50B9">
        <w:t>group sequential</w:t>
      </w:r>
      <w:r w:rsidR="00EF50B9">
        <w:rPr>
          <w:rFonts w:hint="eastAsia"/>
        </w:rPr>
        <w:t>“进行检索，结果见</w:t>
      </w:r>
      <w:r w:rsidR="00EF50B9">
        <w:fldChar w:fldCharType="begin"/>
      </w:r>
      <w:r w:rsidR="00EF50B9">
        <w:instrText xml:space="preserve"> </w:instrText>
      </w:r>
      <w:r w:rsidR="00EF50B9">
        <w:rPr>
          <w:rFonts w:hint="eastAsia"/>
        </w:rPr>
        <w:instrText>REF _Ref187169134 \h</w:instrText>
      </w:r>
      <w:r w:rsidR="00EF50B9">
        <w:instrText xml:space="preserve"> </w:instrText>
      </w:r>
      <w:r w:rsidR="00EF50B9">
        <w:fldChar w:fldCharType="separate"/>
      </w:r>
      <w:r w:rsidR="00EF50B9">
        <w:t xml:space="preserve">图 </w:t>
      </w:r>
      <w:r w:rsidR="00EF50B9">
        <w:rPr>
          <w:noProof/>
        </w:rPr>
        <w:t>12</w:t>
      </w:r>
      <w:r w:rsidR="00EF50B9">
        <w:noBreakHyphen/>
      </w:r>
      <w:r w:rsidR="00EF50B9">
        <w:rPr>
          <w:noProof/>
        </w:rPr>
        <w:t>1</w:t>
      </w:r>
      <w:r w:rsidR="00EF50B9">
        <w:fldChar w:fldCharType="end"/>
      </w:r>
      <w:r w:rsidR="00EF50B9">
        <w:rPr>
          <w:rFonts w:hint="eastAsia"/>
        </w:rPr>
        <w:t>，其中2024年达71条记录。</w:t>
      </w:r>
    </w:p>
    <w:p w14:paraId="4D863C22" w14:textId="5A498FD5" w:rsidR="00C213A9" w:rsidRDefault="00C213A9" w:rsidP="00EF50B9">
      <w:pPr>
        <w:autoSpaceDE w:val="0"/>
        <w:autoSpaceDN w:val="0"/>
        <w:adjustRightInd w:val="0"/>
        <w:jc w:val="center"/>
      </w:pPr>
      <w:r>
        <w:rPr>
          <w:noProof/>
        </w:rPr>
        <w:drawing>
          <wp:inline distT="0" distB="0" distL="0" distR="0" wp14:anchorId="1697A953" wp14:editId="4BD2350A">
            <wp:extent cx="2554605" cy="1749425"/>
            <wp:effectExtent l="0" t="0" r="0" b="3175"/>
            <wp:docPr id="38103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4605" cy="1749425"/>
                    </a:xfrm>
                    <a:prstGeom prst="rect">
                      <a:avLst/>
                    </a:prstGeom>
                    <a:noFill/>
                  </pic:spPr>
                </pic:pic>
              </a:graphicData>
            </a:graphic>
          </wp:inline>
        </w:drawing>
      </w:r>
    </w:p>
    <w:p w14:paraId="3FB0A274" w14:textId="14C6226C" w:rsidR="00EF50B9" w:rsidRDefault="00EF50B9" w:rsidP="00EF50B9">
      <w:pPr>
        <w:pStyle w:val="Caption"/>
        <w:jc w:val="center"/>
      </w:pPr>
      <w:bookmarkStart w:id="7" w:name="_Ref187169134"/>
      <w:r>
        <w:t>图</w:t>
      </w:r>
      <w:r>
        <w:t xml:space="preserve"> </w:t>
      </w:r>
      <w:r>
        <w:fldChar w:fldCharType="begin"/>
      </w:r>
      <w:r>
        <w:instrText xml:space="preserve"> STYLEREF 1 \s </w:instrText>
      </w:r>
      <w:r>
        <w:fldChar w:fldCharType="separate"/>
      </w:r>
      <w:r>
        <w:rPr>
          <w:noProof/>
        </w:rPr>
        <w:t>12</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bookmarkEnd w:id="7"/>
      <w:r>
        <w:rPr>
          <w:rFonts w:hint="eastAsia"/>
        </w:rPr>
        <w:t xml:space="preserve"> </w:t>
      </w:r>
      <w:r>
        <w:rPr>
          <w:rFonts w:hint="eastAsia"/>
        </w:rPr>
        <w:t>在</w:t>
      </w:r>
      <w:r>
        <w:rPr>
          <w:rFonts w:hint="eastAsia"/>
        </w:rPr>
        <w:t>PubMed</w:t>
      </w:r>
      <w:r>
        <w:rPr>
          <w:rFonts w:hint="eastAsia"/>
        </w:rPr>
        <w:t>以</w:t>
      </w:r>
      <w:r>
        <w:t>”</w:t>
      </w:r>
      <w:r w:rsidRPr="00EF50B9">
        <w:t>group sequential</w:t>
      </w:r>
      <w:r>
        <w:rPr>
          <w:rFonts w:hint="eastAsia"/>
        </w:rPr>
        <w:t>“进行检索的结果</w:t>
      </w:r>
    </w:p>
    <w:p w14:paraId="1115DFBE" w14:textId="77777777" w:rsidR="00C213A9" w:rsidRDefault="00C213A9" w:rsidP="00E76AD9">
      <w:pPr>
        <w:autoSpaceDE w:val="0"/>
        <w:autoSpaceDN w:val="0"/>
        <w:adjustRightInd w:val="0"/>
        <w:jc w:val="left"/>
      </w:pPr>
    </w:p>
    <w:p w14:paraId="44A59167" w14:textId="51578C27" w:rsidR="001E0B2D" w:rsidRDefault="00EF50B9" w:rsidP="00EF50B9">
      <w:pPr>
        <w:autoSpaceDE w:val="0"/>
        <w:autoSpaceDN w:val="0"/>
        <w:adjustRightInd w:val="0"/>
        <w:ind w:firstLineChars="200" w:firstLine="420"/>
        <w:jc w:val="left"/>
      </w:pPr>
      <w:r>
        <w:rPr>
          <w:rFonts w:hint="eastAsia"/>
        </w:rPr>
        <w:t>出于对I类错误膨胀的担心，监管机构倾向于类似</w:t>
      </w:r>
      <w:r>
        <w:t>O’Brien-Fleming</w:t>
      </w:r>
      <w:r>
        <w:rPr>
          <w:rFonts w:hint="eastAsia"/>
        </w:rPr>
        <w:t>的边界，对于早期的期中分析设定严格的界值，而反对</w:t>
      </w:r>
      <w:r w:rsidR="001E0B2D">
        <w:rPr>
          <w:rFonts w:hint="eastAsia"/>
        </w:rPr>
        <w:t>Pocock</w:t>
      </w:r>
      <w:r>
        <w:rPr>
          <w:rFonts w:hint="eastAsia"/>
        </w:rPr>
        <w:t>的边界，特别是在临床关键性研究中。Pocock边界</w:t>
      </w:r>
      <w:r w:rsidR="001E0B2D">
        <w:rPr>
          <w:rFonts w:hint="eastAsia"/>
        </w:rPr>
        <w:t>在</w:t>
      </w:r>
      <w:r>
        <w:rPr>
          <w:rFonts w:hint="eastAsia"/>
        </w:rPr>
        <w:t>产品研发的早期</w:t>
      </w:r>
      <w:r w:rsidR="001E0B2D">
        <w:rPr>
          <w:rFonts w:hint="eastAsia"/>
        </w:rPr>
        <w:t>有一定的价值</w:t>
      </w:r>
      <w:r>
        <w:rPr>
          <w:rFonts w:hint="eastAsia"/>
        </w:rPr>
        <w:t>。</w:t>
      </w:r>
    </w:p>
    <w:p w14:paraId="6F2458DE" w14:textId="60A874CB" w:rsidR="00343AF3" w:rsidRPr="00D15ED0" w:rsidRDefault="00343AF3" w:rsidP="00EF50B9">
      <w:pPr>
        <w:autoSpaceDE w:val="0"/>
        <w:autoSpaceDN w:val="0"/>
        <w:adjustRightInd w:val="0"/>
        <w:ind w:firstLineChars="200" w:firstLine="420"/>
        <w:jc w:val="left"/>
      </w:pPr>
      <w:r>
        <w:rPr>
          <w:rFonts w:hint="eastAsia"/>
        </w:rPr>
        <w:t>期中分析的次数，</w:t>
      </w:r>
      <w:r w:rsidR="00EF50B9">
        <w:rPr>
          <w:rFonts w:hint="eastAsia"/>
        </w:rPr>
        <w:t>以1~2次较为常见，尽管也有5次甚至更多的情况，极</w:t>
      </w:r>
      <w:r>
        <w:rPr>
          <w:rFonts w:hint="eastAsia"/>
        </w:rPr>
        <w:t>端情况</w:t>
      </w:r>
      <w:r w:rsidR="00EF50B9">
        <w:rPr>
          <w:rFonts w:hint="eastAsia"/>
        </w:rPr>
        <w:t>是每获得一列患者的结果即</w:t>
      </w:r>
      <w:r>
        <w:rPr>
          <w:rFonts w:hint="eastAsia"/>
        </w:rPr>
        <w:t>进行分析，</w:t>
      </w:r>
      <w:r w:rsidR="00EF50B9">
        <w:rPr>
          <w:rFonts w:hint="eastAsia"/>
        </w:rPr>
        <w:t>即使</w:t>
      </w:r>
      <w:r>
        <w:rPr>
          <w:rFonts w:hint="eastAsia"/>
        </w:rPr>
        <w:t>所需样本量</w:t>
      </w:r>
      <w:r w:rsidR="00EF50B9">
        <w:rPr>
          <w:rFonts w:hint="eastAsia"/>
        </w:rPr>
        <w:t>增加有限（</w:t>
      </w:r>
      <w:r w:rsidR="00156D3F">
        <w:rPr>
          <w:rFonts w:hint="eastAsia"/>
        </w:rPr>
        <w:t>在单侧</w:t>
      </w:r>
      <w:r w:rsidR="00156D3F">
        <w:rPr>
          <w:rFonts w:asciiTheme="minorEastAsia" w:hAnsiTheme="minorEastAsia" w:hint="eastAsia"/>
        </w:rPr>
        <w:t>α</w:t>
      </w:r>
      <w:r w:rsidR="00156D3F">
        <w:rPr>
          <w:rFonts w:hint="eastAsia"/>
        </w:rPr>
        <w:t>=0.025，</w:t>
      </w:r>
      <w:r w:rsidR="00156D3F">
        <w:rPr>
          <w:rFonts w:eastAsiaTheme="minorHAnsi"/>
        </w:rPr>
        <w:t>β</w:t>
      </w:r>
      <w:r w:rsidR="00156D3F">
        <w:rPr>
          <w:rFonts w:hint="eastAsia"/>
        </w:rPr>
        <w:t>=0.1的情况下，经典的</w:t>
      </w:r>
      <w:r w:rsidR="00156D3F">
        <w:t>O’Brien-Fleming</w:t>
      </w:r>
      <w:r w:rsidR="00156D3F">
        <w:rPr>
          <w:rFonts w:hint="eastAsia"/>
        </w:rPr>
        <w:t>边界，总计10次分析的样本膨胀系数仅为1.037；考虑无效终止，也仅为1.086</w:t>
      </w:r>
      <w:r w:rsidR="00EF50B9">
        <w:rPr>
          <w:rFonts w:hint="eastAsia"/>
        </w:rPr>
        <w:t>），但需兼顾可行性。</w:t>
      </w:r>
    </w:p>
    <w:p w14:paraId="36D1F0B4" w14:textId="304D1BD4" w:rsidR="00156D3F" w:rsidRPr="00156D3F" w:rsidRDefault="00156D3F" w:rsidP="00206417">
      <w:pPr>
        <w:pStyle w:val="Heading3"/>
      </w:pPr>
      <w:r w:rsidRPr="00156D3F">
        <w:t>成组序贯设计</w:t>
      </w:r>
      <w:r w:rsidRPr="00156D3F">
        <w:rPr>
          <w:rFonts w:hint="eastAsia"/>
        </w:rPr>
        <w:t>的适用情况</w:t>
      </w:r>
    </w:p>
    <w:p w14:paraId="55E01EB2" w14:textId="7AAFBC63" w:rsidR="00EF50B9" w:rsidRDefault="00156D3F" w:rsidP="00A84AF7">
      <w:pPr>
        <w:autoSpaceDE w:val="0"/>
        <w:autoSpaceDN w:val="0"/>
        <w:adjustRightInd w:val="0"/>
        <w:ind w:firstLine="420"/>
        <w:jc w:val="left"/>
      </w:pPr>
      <w:r>
        <w:rPr>
          <w:rFonts w:hint="eastAsia"/>
        </w:rPr>
        <w:t>一般来说，对预期结果比较有把握时，可直接采用传统的固定设计；对预期结果没有任何把握时，可开展小样本的预试验；而对预期结果的把握度介于这两者之间时，可考虑</w:t>
      </w:r>
      <w:r w:rsidR="00EF50B9">
        <w:rPr>
          <w:rFonts w:hint="eastAsia"/>
        </w:rPr>
        <w:t>成组序贯</w:t>
      </w:r>
      <w:r>
        <w:rPr>
          <w:rFonts w:hint="eastAsia"/>
        </w:rPr>
        <w:t>设计。</w:t>
      </w:r>
      <w:r w:rsidR="00E04285">
        <w:rPr>
          <w:rFonts w:hint="eastAsia"/>
        </w:rPr>
        <w:t>另外，成组序贯设计增加了研究操作层面的复杂性，也是需要考量的因素。</w:t>
      </w:r>
      <w:r w:rsidR="00A84AF7">
        <w:rPr>
          <w:rFonts w:hint="eastAsia"/>
        </w:rPr>
        <w:t>药监局指导原则建议：在确证性试验中，适应性设计的期中分析一般应该由独立的数据监查委员会（</w:t>
      </w:r>
      <w:r w:rsidR="00A84AF7">
        <w:t>Data Monitoring Committee, DMC）及其申</w:t>
      </w:r>
      <w:r w:rsidR="00A84AF7">
        <w:rPr>
          <w:rFonts w:hint="eastAsia"/>
        </w:rPr>
        <w:t>办者以外的独立统计支持团队完成，并保证期中分析的结果不被申办者、研究者和受试者所知悉，以免影响后续试验的执行和引入操作偏倚</w:t>
      </w:r>
      <w:r w:rsidR="00A84AF7">
        <w:fldChar w:fldCharType="begin"/>
      </w:r>
      <w:r w:rsidR="00A84AF7">
        <w:instrText xml:space="preserve"> ADDIN NE.Ref.{9C434F76-D661-4D01-B841-F1A044D9DCDC}</w:instrText>
      </w:r>
      <w:r w:rsidR="00A84AF7">
        <w:fldChar w:fldCharType="separate"/>
      </w:r>
      <w:r w:rsidR="005B3BD8">
        <w:rPr>
          <w:rFonts w:ascii="等线" w:eastAsia="等线" w:cs="等线"/>
          <w:color w:val="000000"/>
          <w:kern w:val="0"/>
          <w:szCs w:val="21"/>
          <w:vertAlign w:val="superscript"/>
        </w:rPr>
        <w:t>1</w:t>
      </w:r>
      <w:r w:rsidR="00A84AF7">
        <w:fldChar w:fldCharType="end"/>
      </w:r>
      <w:r w:rsidR="00A84AF7">
        <w:rPr>
          <w:rFonts w:hint="eastAsia"/>
        </w:rPr>
        <w:t>。</w:t>
      </w:r>
    </w:p>
    <w:p w14:paraId="00C7C4B2" w14:textId="646D27F2" w:rsidR="00156D3F" w:rsidRPr="00C213A9" w:rsidRDefault="00156D3F" w:rsidP="00EF50B9">
      <w:pPr>
        <w:autoSpaceDE w:val="0"/>
        <w:autoSpaceDN w:val="0"/>
        <w:adjustRightInd w:val="0"/>
        <w:ind w:firstLine="420"/>
        <w:jc w:val="left"/>
      </w:pPr>
      <w:r>
        <w:rPr>
          <w:rFonts w:hint="eastAsia"/>
        </w:rPr>
        <w:t>成组序贯设计适用于入组相对较慢，而获得结果相对较快的情形，比如主要研究终点为急性期终点时，很快可以获得期中分析的结果，决策是否要继续研究。如果获得结果相对较慢，比如需随访1年，而入组相对较快，则在等待先期患者1年的结果时，研究很可能继续入组完了所有的患者，除非事先约定暂停入组，但这两种情况都不能充分体现成组序贯设计的优势。</w:t>
      </w:r>
    </w:p>
    <w:p w14:paraId="1B49A4DE" w14:textId="77777777" w:rsidR="00EF50B9" w:rsidRDefault="00EF50B9" w:rsidP="00F50583">
      <w:pPr>
        <w:autoSpaceDE w:val="0"/>
        <w:autoSpaceDN w:val="0"/>
        <w:adjustRightInd w:val="0"/>
        <w:jc w:val="left"/>
      </w:pPr>
    </w:p>
    <w:p w14:paraId="74D35792" w14:textId="77777777" w:rsidR="005B3BD8" w:rsidRDefault="00E76AD9" w:rsidP="005B3BD8">
      <w:pPr>
        <w:autoSpaceDE w:val="0"/>
        <w:autoSpaceDN w:val="0"/>
        <w:adjustRightInd w:val="0"/>
        <w:jc w:val="left"/>
        <w:rPr>
          <w:rFonts w:ascii="Times New Roman" w:hAnsi="Times New Roman"/>
          <w:kern w:val="0"/>
          <w:sz w:val="24"/>
          <w:szCs w:val="24"/>
        </w:rPr>
      </w:pPr>
      <w:r>
        <w:fldChar w:fldCharType="begin"/>
      </w:r>
      <w:r>
        <w:instrText xml:space="preserve"> ADDIN NE.Bib</w:instrText>
      </w:r>
      <w:r>
        <w:fldChar w:fldCharType="separate"/>
      </w:r>
    </w:p>
    <w:p w14:paraId="6AD372A6" w14:textId="77777777" w:rsidR="005B3BD8" w:rsidRDefault="005B3BD8" w:rsidP="005B3BD8">
      <w:pPr>
        <w:autoSpaceDE w:val="0"/>
        <w:autoSpaceDN w:val="0"/>
        <w:adjustRightInd w:val="0"/>
        <w:jc w:val="center"/>
        <w:rPr>
          <w:rFonts w:ascii="Times New Roman" w:hAnsi="Times New Roman"/>
          <w:kern w:val="0"/>
          <w:sz w:val="24"/>
          <w:szCs w:val="24"/>
        </w:rPr>
      </w:pPr>
      <w:r>
        <w:rPr>
          <w:rFonts w:ascii="Times New Roman" w:hAnsi="Times New Roman"/>
          <w:b/>
          <w:bCs/>
          <w:color w:val="000000"/>
          <w:kern w:val="0"/>
          <w:sz w:val="40"/>
          <w:szCs w:val="40"/>
        </w:rPr>
        <w:t>References:</w:t>
      </w:r>
    </w:p>
    <w:p w14:paraId="4CE238D3" w14:textId="77777777" w:rsidR="005B3BD8" w:rsidRDefault="005B3BD8" w:rsidP="005B3BD8">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w:t>
      </w:r>
      <w:r>
        <w:rPr>
          <w:rFonts w:ascii="Times New Roman" w:hAnsi="Times New Roman"/>
          <w:color w:val="000000"/>
          <w:kern w:val="0"/>
          <w:sz w:val="20"/>
          <w:szCs w:val="20"/>
        </w:rPr>
        <w:tab/>
      </w:r>
      <w:bookmarkStart w:id="8" w:name="_neb0BD0149F_FBE6_4124_8AD3_6880FF00A9BB"/>
      <w:r>
        <w:rPr>
          <w:rFonts w:ascii="宋体" w:eastAsia="宋体" w:hAnsi="Times New Roman" w:cs="宋体" w:hint="eastAsia"/>
          <w:color w:val="000000"/>
          <w:kern w:val="0"/>
          <w:sz w:val="20"/>
          <w:szCs w:val="20"/>
        </w:rPr>
        <w:t>国家药品监督管理局</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药物临床试验适应性设计指导原则（试行）</w:t>
      </w:r>
      <w:r>
        <w:rPr>
          <w:rFonts w:ascii="Times New Roman" w:hAnsi="Times New Roman"/>
          <w:color w:val="000000"/>
          <w:kern w:val="0"/>
          <w:sz w:val="20"/>
          <w:szCs w:val="20"/>
        </w:rPr>
        <w:t>; 2021.</w:t>
      </w:r>
      <w:bookmarkEnd w:id="8"/>
    </w:p>
    <w:p w14:paraId="1DAACD7F" w14:textId="77777777" w:rsidR="005B3BD8" w:rsidRDefault="005B3BD8" w:rsidP="005B3BD8">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2.</w:t>
      </w:r>
      <w:r>
        <w:rPr>
          <w:rFonts w:ascii="Times New Roman" w:hAnsi="Times New Roman"/>
          <w:color w:val="000000"/>
          <w:kern w:val="0"/>
          <w:sz w:val="20"/>
          <w:szCs w:val="20"/>
        </w:rPr>
        <w:tab/>
      </w:r>
      <w:bookmarkStart w:id="9" w:name="_nebE2031FAE_6A7B_4912_AC26_870F84EE66DF"/>
      <w:r>
        <w:rPr>
          <w:rFonts w:ascii="Times New Roman" w:hAnsi="Times New Roman"/>
          <w:color w:val="000000"/>
          <w:kern w:val="0"/>
          <w:sz w:val="20"/>
          <w:szCs w:val="20"/>
        </w:rPr>
        <w:t>FDA. Adaptive Designs for Clinical Trials of Drugs and Biologics Guidance for Industry; 2019.</w:t>
      </w:r>
      <w:bookmarkEnd w:id="9"/>
    </w:p>
    <w:p w14:paraId="3C9A489E" w14:textId="77777777" w:rsidR="005B3BD8" w:rsidRDefault="005B3BD8" w:rsidP="005B3BD8">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3.</w:t>
      </w:r>
      <w:r>
        <w:rPr>
          <w:rFonts w:ascii="Times New Roman" w:hAnsi="Times New Roman"/>
          <w:color w:val="000000"/>
          <w:kern w:val="0"/>
          <w:sz w:val="20"/>
          <w:szCs w:val="20"/>
        </w:rPr>
        <w:tab/>
      </w:r>
      <w:bookmarkStart w:id="10" w:name="_neb20CE249E_3384_4737_8959_E6F84517BE5B"/>
      <w:r>
        <w:rPr>
          <w:rFonts w:ascii="Times New Roman" w:hAnsi="Times New Roman"/>
          <w:color w:val="000000"/>
          <w:kern w:val="0"/>
          <w:sz w:val="20"/>
          <w:szCs w:val="20"/>
        </w:rPr>
        <w:t>FDA. Adaptive Designs for Medical Device Clinical Studies; 2016.</w:t>
      </w:r>
      <w:bookmarkEnd w:id="10"/>
    </w:p>
    <w:p w14:paraId="05E0BA2E" w14:textId="77777777" w:rsidR="005B3BD8" w:rsidRDefault="005B3BD8" w:rsidP="005B3BD8">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4.</w:t>
      </w:r>
      <w:r>
        <w:rPr>
          <w:rFonts w:ascii="Times New Roman" w:hAnsi="Times New Roman"/>
          <w:color w:val="000000"/>
          <w:kern w:val="0"/>
          <w:sz w:val="20"/>
          <w:szCs w:val="20"/>
        </w:rPr>
        <w:tab/>
      </w:r>
      <w:bookmarkStart w:id="11" w:name="_nebA1CA0943_0367_49FF_82AD_84E1A0FDF65C"/>
      <w:r>
        <w:rPr>
          <w:rFonts w:ascii="Times New Roman" w:hAnsi="Times New Roman"/>
          <w:color w:val="000000"/>
          <w:kern w:val="0"/>
          <w:sz w:val="20"/>
          <w:szCs w:val="20"/>
        </w:rPr>
        <w:t>Jovin TG, Li C, Wu L, et al. Trial of Thrombectomy 6 to 24 Hours after Stroke Due to Basilar-Artery Occlusion. NEW ENGL J MED 2022;387:1373-84.</w:t>
      </w:r>
      <w:bookmarkEnd w:id="11"/>
    </w:p>
    <w:p w14:paraId="3EEF3774" w14:textId="46CE07A5" w:rsidR="00E76AD9" w:rsidRDefault="00E76AD9" w:rsidP="00E76AD9">
      <w:r>
        <w:fldChar w:fldCharType="end"/>
      </w:r>
    </w:p>
    <w:sectPr w:rsidR="00E76AD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0540A"/>
    <w:multiLevelType w:val="multilevel"/>
    <w:tmpl w:val="FFFFFFFF"/>
    <w:lvl w:ilvl="0">
      <w:start w:val="1"/>
      <w:numFmt w:val="decimal"/>
      <w:lvlText w:val="%1"/>
      <w:lvlJc w:val="left"/>
      <w:pPr>
        <w:ind w:left="372" w:hanging="372"/>
      </w:pPr>
      <w:rPr>
        <w:rFonts w:cs="Times New Roman" w:hint="default"/>
      </w:rPr>
    </w:lvl>
    <w:lvl w:ilvl="1">
      <w:start w:val="1"/>
      <w:numFmt w:val="decimal"/>
      <w:lvlText w:val="%1.%2"/>
      <w:lvlJc w:val="left"/>
      <w:pPr>
        <w:ind w:left="372" w:hanging="372"/>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20395EF9"/>
    <w:multiLevelType w:val="multilevel"/>
    <w:tmpl w:val="4E1C08EE"/>
    <w:lvl w:ilvl="0">
      <w:start w:val="12"/>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54132749"/>
    <w:multiLevelType w:val="multilevel"/>
    <w:tmpl w:val="B9A22880"/>
    <w:lvl w:ilvl="0">
      <w:start w:val="1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623846299">
    <w:abstractNumId w:val="0"/>
  </w:num>
  <w:num w:numId="2" w16cid:durableId="1136532603">
    <w:abstractNumId w:val="2"/>
  </w:num>
  <w:num w:numId="3" w16cid:durableId="519010763">
    <w:abstractNumId w:val="2"/>
    <w:lvlOverride w:ilvl="0">
      <w:lvl w:ilvl="0">
        <w:start w:val="12"/>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4" w16cid:durableId="800266985">
    <w:abstractNumId w:val="1"/>
  </w:num>
  <w:num w:numId="5" w16cid:durableId="97913037">
    <w:abstractNumId w:val="1"/>
    <w:lvlOverride w:ilvl="0">
      <w:lvl w:ilvl="0">
        <w:start w:val="12"/>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04DEA0CA-DA51-40B9-8564-05DD2CB17A1D}" w:val=" ADDIN NE.Ref.{04DEA0CA-DA51-40B9-8564-05DD2CB17A1D}&lt;Citation&gt;&lt;Group&gt;&lt;References&gt;&lt;Item&gt;&lt;ID&gt;76&lt;/ID&gt;&lt;UID&gt;{B525AA77-3683-4064-AB65-FDFAFA7B419C}&lt;/UID&gt;&lt;Title&gt;Gemcitabine and Cisplatin Induction Chemotherapy in Nasopharyngeal Carcinoma&lt;/Title&gt;&lt;Template&gt;Journal Article&lt;/Template&gt;&lt;Star&gt;0&lt;/Star&gt;&lt;Tag&gt;0&lt;/Tag&gt;&lt;Author&gt;Zhang, Y; Chen, L; Hu, G Q; Zhang, N; Zhu, X D; Yang, K Y; Jin, F; Shi, M; Chen, Y P; Hu, W H; Cheng, Z B; Wang, S Y; Tian, Y; Wang, X C; Sun, Y; Li, J G; Li, W F; Li, Y H; Tang, L L; Mao, Y P; Zhou, G Q; Sun, R; Liu, X; Guo, R; Long, G X; Liang, S Q; Li, L; Huang, J; Long, J H; Zang, J; Liu, Q D; Zou, L; Su, Q F; Zheng, B M; Xiao, Y; Guo, Y; Han, F; Mo, H Y; Lv, J W; &amp;quot;Du XJ&amp;quot;; Xu, C; Liu, N; Li, Y Q; Chua, MLK; Xie, F Y; Sun, Y; Ma, J&lt;/Author&gt;&lt;Year&gt;2019&lt;/Year&gt;&lt;Details&gt;&lt;_accessed&gt;64945336&lt;/_accessed&gt;&lt;_accession_num&gt;31150573&lt;/_accession_num&gt;&lt;_author_adr&gt;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
    <w:docVar w:name="NE.Data.1{6BD1C4FB-FDA8-479D-97E7-09149BF95C40}" w:val=" ADDIN NE.Ref.{6BD1C4FB-FDA8-479D-97E7-09149BF95C40}&lt;Citation&gt;&lt;Group&gt;&lt;References&gt;&lt;Item&gt;&lt;ID&gt;24&lt;/ID&gt;&lt;UID&gt;{CF876688-2837-40AB-95EC-74090397C63B}&lt;/UID&gt;&lt;Title&gt;Preventive or Deferred Ablation of Ventricular Tachycardia in Patients With  Ischemic Cardiomyopathy and Implantable Defibrillator (BERLIN VT): A Multicenter  Randomized Trial&lt;/Title&gt;&lt;Template&gt;Journal Article&lt;/Template&gt;&lt;Star&gt;0&lt;/Star&gt;&lt;Tag&gt;0&lt;/Tag&gt;&lt;Author&gt;Willems, S; Tilz, R R; Steven, D; Kaab, S; Wegscheider, K; Geller, L; Meyer, C; Heeger, C H; Metzner, A; Sinner, M F; Schluter, M; Nordbeck, P; Eckardt, L; Bogossian, H; Sultan, A; Wenzel, B; Kuck, K H&lt;/Author&gt;&lt;Year&gt;2020&lt;/Year&gt;&lt;Details&gt;&lt;_accessed&gt;64889962&lt;/_accessed&gt;&lt;_accession_num&gt;32000514&lt;/_accession_num&gt;&lt;_author_adr&gt;University Heart Center, Hamburg, Germany (S.W., C.M.).; University Hospital Lubeck, Med.Klinik II, and German Center for Cardiovascular  Research (DZHK), partner site Hamburg/Kiel/Lubeck, Germany (R.R.T., C.-H.H.).; University Heart Center Cologne, Germany (D.S., A.S.).; Department of Medicine I, University Hospital Munich, Ludwig-Maximilian&amp;apos;s  University Munich and German Center for Cardiovascular Research (DZHK), partner  site Munich Heart Alliance, Germany (S.K., M.F.S.).; Institute of Medical Biometry and Epidemiology, University Medical Center  Eppendorf, Hamburg, Germany (K.W.).; Semmelweis Medical University, Budapest, Hungary (L.G.).; University Heart Center, Hamburg, Germany (S.W., C.M.).; University Hospital Lubeck, Med.Klinik II, and German Center for Cardiovascular  Research (DZHK), partner site Hamburg/Kiel/Lubeck, Germany (R.R.T., C.-H.H.).; Asklepios Klinik St Georg, Hamburg, Germany (A.M., K.-H.K.).; Department of Medicine I, University Hospital Munich, Ludwig-Maximilian&amp;apos;s  University Munich and German Center for Cardiovascular Research (DZHK), partner  site Munich Heart Alliance, Germany (S.K., M.F.S.).; Asklepios Proresearch, Hamburg, Germany (M.S.).; University Hospital Wurzburg, Germany (P.N.).; University Hospital Munster, Germany (L.E.).; Klinikum Ludenscheid, Witten/Herdecke University, Germany (H.B.).; University Heart Center Cologne, Germany (D.S., A.S.).; Biotronik SE &amp;amp; Co. KG, Berlin, Germany (B.W.).; Asklepios Klinik St Georg, Hamburg, Germany (A.M., K.-H.K.).&lt;/_author_adr&gt;&lt;_collection_scope&gt;SCIE&lt;/_collection_scope&gt;&lt;_created&gt;64889933&lt;/_created&gt;&lt;_date&gt;2020-03-31&lt;/_date&gt;&lt;_date_display&gt;2020 Mar 31&lt;/_date_display&gt;&lt;_db_updated&gt;PubMed&lt;/_db_updated&gt;&lt;_doi&gt;10.1161/CIRCULATIONAHA.119.043400&lt;/_doi&gt;&lt;_impact_factor&gt;  39.918&lt;/_impact_factor&gt;&lt;_isbn&gt;1524-4539 (Electronic); 0009-7322 (Linking)&lt;/_isbn&gt;&lt;_issue&gt;13&lt;/_issue&gt;&lt;_journal&gt;Circulation&lt;/_journal&gt;&lt;_keywords&gt;ablation techniques; cardiomyopathies; catheter ablation; defibrillators, implantable; tachycardia, ventricular&lt;/_keywords&gt;&lt;_language&gt;eng&lt;/_language&gt;&lt;_modified&gt;64889962&lt;/_modified&gt;&lt;_pages&gt;1057-1067&lt;/_pages&gt;&lt;_social_category&gt;心脏和心血管系统(1) &amp;amp; 外周血管病(1)&lt;/_social_category&gt;&lt;_subject_headings&gt;Aged; Cardiomyopathies/*complications/surgery; Catheter Ablation/*methods; Defibrillators, Implantable/*standards; Female; Humans; Male; Prospective Studies; Tachycardia, Ventricular/*therapy&lt;/_subject_headings&gt;&lt;_tertiary_title&gt;Circulation&lt;/_tertiary_title&gt;&lt;_type_work&gt;Journal Article; Multicenter Study; Randomized Controlled Trial; Research Support, Non-U.S. Gov&amp;apos;t&lt;/_type_work&gt;&lt;_url&gt;http://www.ncbi.nlm.nih.gov/entrez/query.fcgi?cmd=Retrieve&amp;amp;db=pubmed&amp;amp;dopt=Abstract&amp;amp;list_uids=32000514&amp;amp;query_hl=1&lt;/_url&gt;&lt;_volume&gt;141&lt;/_volume&gt;&lt;/Details&gt;&lt;Extra&gt;&lt;DBUID&gt;{1F004544-7F3B-46C7-B932-C63AA7CCA45F}&lt;/DBUID&gt;&lt;/Extra&gt;&lt;/Item&gt;&lt;/References&gt;&lt;/Group&gt;&lt;Group&gt;&lt;References&gt;&lt;Item&gt;&lt;ID&gt;76&lt;/ID&gt;&lt;UID&gt;{B525AA77-3683-4064-AB65-FDFAFA7B419C}&lt;/UID&gt;&lt;Title&gt;Gemcitabine and Cisplatin Induction Chemotherapy in Nasopharyngeal Carcinoma&lt;/Title&gt;&lt;Template&gt;Journal Article&lt;/Template&gt;&lt;Star&gt;0&lt;/Star&gt;&lt;Tag&gt;0&lt;/Tag&gt;&lt;Author&gt;Zhang, Y; Chen, L; Hu, G Q; Zhang, N; Zhu, X D; Yang, K Y; Jin, F; Shi, M; Chen, Y P; Hu, W H; Cheng, Z B; Wang, S Y; Tian, Y; Wang, X C; Sun, Y; Li, J G; Li, W F; Li, Y H; Tang, L L; Mao, Y P; Zhou, G Q; Sun, R; Liu, X; Guo, R; Long, G X; Liang, S Q; Li, L; Huang, J; Long, J H; Zang, J; Liu, Q D; Zou, L; Su, Q F; Zheng, B M; Xiao, Y; Guo, Y; Han, F; Mo, H Y; Lv, J W; &amp;quot;Du XJ&amp;quot;; Xu, C; Liu, N; Li, Y Q; Chua, MLK; Xie, F Y; Sun, Y; Ma, J&lt;/Author&gt;&lt;Year&gt;2019&lt;/Year&gt;&lt;Details&gt;&lt;_accessed&gt;64945336&lt;/_accessed&gt;&lt;_accession_num&gt;31150573&lt;/_accession_num&gt;&lt;_author_adr&gt;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
    <w:docVar w:name="NE.Data.1{750E2550-9525-403B-A04A-21E73619C44B}" w:val=" ADDIN NE.Ref.{750E2550-9525-403B-A04A-21E73619C44B}&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76&lt;/_accessed&gt;&lt;_created&gt;64986667&lt;/_created&gt;&lt;_modified&gt;65755276&lt;/_modified&gt;&lt;_translated_author&gt;Guo, Jia yao pin jian&lt;/_translated_author&gt;&lt;/Details&gt;&lt;Extra&gt;&lt;DBUID&gt;{1F004544-7F3B-46C7-B932-C63AA7CCA45F}&lt;/DBUID&gt;&lt;/Extra&gt;&lt;/Item&gt;&lt;/References&gt;&lt;/Group&gt;&lt;Group&gt;&lt;References&gt;&lt;Item&gt;&lt;ID&gt;106&lt;/ID&gt;&lt;UID&gt;{E2031FAE-6A7B-4912-AC26-870F84EE66DF}&lt;/UID&gt;&lt;Title&gt;Adaptive Designs for Clinical Trials of Drugs and Biologics Guidance for Industry&lt;/Title&gt;&lt;Template&gt;Report&lt;/Template&gt;&lt;Star&gt;0&lt;/Star&gt;&lt;Tag&gt;0&lt;/Tag&gt;&lt;Author&gt;FDA&lt;/Author&gt;&lt;Year&gt;2019&lt;/Year&gt;&lt;Details&gt;&lt;_accessed&gt;65754149&lt;/_accessed&gt;&lt;_created&gt;65754097&lt;/_created&gt;&lt;_modified&gt;65754149&lt;/_modified&gt;&lt;/Details&gt;&lt;Extra&gt;&lt;DBUID&gt;{1F004544-7F3B-46C7-B932-C63AA7CCA45F}&lt;/DBUID&gt;&lt;/Extra&gt;&lt;/Item&gt;&lt;/References&gt;&lt;/Group&gt;&lt;Group&gt;&lt;References&gt;&lt;Item&gt;&lt;ID&gt;113&lt;/ID&gt;&lt;UID&gt;{20CE249E-3384-4737-8959-E6F84517BE5B}&lt;/UID&gt;&lt;Title&gt;Adaptive Designs for Medical Device Clinical Studies&lt;/Title&gt;&lt;Template&gt;Report&lt;/Template&gt;&lt;Star&gt;0&lt;/Star&gt;&lt;Tag&gt;0&lt;/Tag&gt;&lt;Author&gt;FDA&lt;/Author&gt;&lt;Year&gt;2016&lt;/Year&gt;&lt;Details&gt;&lt;_accessed&gt;65774249&lt;/_accessed&gt;&lt;_created&gt;65774248&lt;/_created&gt;&lt;_modified&gt;65774248&lt;/_modified&gt;&lt;/Details&gt;&lt;Extra&gt;&lt;DBUID&gt;{1F004544-7F3B-46C7-B932-C63AA7CCA45F}&lt;/DBUID&gt;&lt;/Extra&gt;&lt;/Item&gt;&lt;/References&gt;&lt;/Group&gt;&lt;Group&gt;&lt;References&gt;&lt;Item&gt;&lt;ID&gt;21&lt;/ID&gt;&lt;UID&gt;{BB8DCA52-4B35-4360-9456-7A316B6CCDA3}&lt;/UID&gt;&lt;Title&gt;Apixaban versus warfarin in patients with atrial fibrillation&lt;/Title&gt;&lt;Template&gt;Journal Article&lt;/Template&gt;&lt;Star&gt;0&lt;/Star&gt;&lt;Tag&gt;0&lt;/Tag&gt;&lt;Author&gt;Granger, C B; Alexander, J H; McMurray, J J; Lopes, R D; Hylek, E M; Hanna, M; Al-Khalidi, H R; Ansell, J; Atar, D; Avezum, A; Bahit, M C; Diaz, R; Easton, J D; Ezekowitz, J A; Flaker, G; Garcia, D; Geraldes, M; Gersh, B J; Golitsyn, S; Goto, S; Hermosillo, A G; Hohnloser, S H; Horowitz, J; Mohan, P; Jansky, P; Lewis, B S; Lopez-Sendon, J L; Pais, P; Parkhomenko, A; Verheugt, F W; Zhu, J; Wallentin, L&lt;/Author&gt;&lt;Year&gt;2011&lt;/Year&gt;&lt;Details&gt;&lt;_accessed&gt;65761395&lt;/_accessed&gt;&lt;_accession_num&gt;21870978&lt;/_accession_num&gt;&lt;_author_adr&gt;Duke Clinical Research Institute, Duke University Medical Center, Durham, NC  27715, USA. christopher.granger@duke.edu&lt;/_author_adr&gt;&lt;_collection_scope&gt;SCIE&lt;/_collection_scope&gt;&lt;_created&gt;64881993&lt;/_created&gt;&lt;_date&gt;2011-09-15&lt;/_date&gt;&lt;_date_display&gt;2011 Sep 15&lt;/_date_display&gt;&lt;_db_updated&gt;PubMed&lt;/_db_updated&gt;&lt;_doi&gt;10.1056/NEJMoa1107039&lt;/_doi&gt;&lt;_impact_factor&gt; 176.079&lt;/_impact_factor&gt;&lt;_isbn&gt;1533-4406 (Electronic); 0028-4793 (Linking)&lt;/_isbn&gt;&lt;_issue&gt;11&lt;/_issue&gt;&lt;_journal&gt;N Engl J Med&lt;/_journal&gt;&lt;_language&gt;eng&lt;/_language&gt;&lt;_modified&gt;65761395&lt;/_modified&gt;&lt;_pages&gt;981-92&lt;/_pages&gt;&lt;_social_category&gt;医学：内科(1)&lt;/_social_category&gt;&lt;_subject_headings&gt;Aged; Anticoagulants/adverse effects/*therapeutic use; Atrial Fibrillation/complications/*drug therapy; Double-Blind Method; *Factor Xa Inhibitors; Female; Follow-Up Studies; Hemorrhage/chemically induced; Humans; International Normalized Ratio; Kaplan-Meier Estimate; Male; Middle Aged; Pyrazoles/adverse effects/*therapeutic use; Pyridones/adverse effects/*therapeutic use; Stroke/*prevention &amp;amp; control; Thromboembolism/*prevention &amp;amp; control; Treatment Outcome; Warfarin/adverse effects/*therapeutic us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70978&amp;amp;query_hl=1&lt;/_url&gt;&lt;_volume&gt;365&lt;/_volume&gt;&lt;/Details&gt;&lt;Extra&gt;&lt;DBUID&gt;{1F004544-7F3B-46C7-B932-C63AA7CCA45F}&lt;/DBUID&gt;&lt;/Extra&gt;&lt;/Item&gt;&lt;/References&gt;&lt;/Group&gt;&lt;Group&gt;&lt;References&gt;&lt;Item&gt;&lt;ID&gt;24&lt;/ID&gt;&lt;UID&gt;{CF876688-2837-40AB-95EC-74090397C63B}&lt;/UID&gt;&lt;Title&gt;Preventive or Deferred Ablation of Ventricular Tachycardia in Patients With  Ischemic Cardiomyopathy and Implantable Defibrillator (BERLIN VT): A Multicenter  Randomized Trial&lt;/Title&gt;&lt;Template&gt;Journal Article&lt;/Template&gt;&lt;Star&gt;0&lt;/Star&gt;&lt;Tag&gt;0&lt;/Tag&gt;&lt;Author&gt;Willems, S; Tilz, R R; Steven, D; Kaab, S; Wegscheider, K; Geller, L; Meyer, C; Heeger, C H; Metzner, A; Sinner, M F; Schluter, M; Nordbeck, P; Eckardt, L; Bogossian, H; Sultan, A; Wenzel, B; Kuck, K H&lt;/Author&gt;&lt;Year&gt;2020&lt;/Year&gt;&lt;Details&gt;&lt;_accessed&gt;64889962&lt;/_accessed&gt;&lt;_accession_num&gt;32000514&lt;/_accession_num&gt;&lt;_author_adr&gt;University Heart Center, Hamburg, Germany (S.W., C.M.).; University Hospital Lubeck, Med.Klinik II, and German Center for Cardiovascular  Research (DZHK), partner site Hamburg/Kiel/Lubeck, Germany (R.R.T., C.-H.H.).; University Heart Center Cologne, Germany (D.S., A.S.).; Department of Medicine I, University Hospital Munich, Ludwig-Maximilian&amp;apos;s  University Munich and German Center for Cardiovascular Research (DZHK), partner  site Munich Heart Alliance, Germany (S.K., M.F.S.).; Institute of Medical Biometry and Epidemiology, University Medical Center  Eppendorf, Hamburg, Germany (K.W.).; Semmelweis Medical University, Budapest, Hungary (L.G.).; University Heart Center, Hamburg, Germany (S.W., C.M.).; University Hospital Lubeck, Med.Klinik II, and German Center for Cardiovascular  Research (DZHK), partner site Hamburg/Kiel/Lubeck, Germany (R.R.T., C.-H.H.).; Asklepios Klinik St Georg, Hamburg, Germany (A.M., K.-H.K.).; Department of Medicine I, University Hospital Munich, Ludwig-Maximilian&amp;apos;s  University Munich and German Center for Cardiovascular Research (DZHK), partner  site Munich Heart Alliance, Germany (S.K., M.F.S.).; Asklepios Proresearch, Hamburg, Germany (M.S.).; University Hospital Wurzburg, Germany (P.N.).; University Hospital Munster, Germany (L.E.).; Klinikum Ludenscheid, Witten/Herdecke University, Germany (H.B.).; University Heart Center Cologne, Germany (D.S., A.S.).; Biotronik SE &amp;amp; Co. KG, Berlin, Germany (B.W.).; Asklepios Klinik St Georg, Hamburg, Germany (A.M., K.-H.K.).&lt;/_author_adr&gt;&lt;_collection_scope&gt;SCIE&lt;/_collection_scope&gt;&lt;_created&gt;64889933&lt;/_created&gt;&lt;_date&gt;2020-03-31&lt;/_date&gt;&lt;_date_display&gt;2020 Mar 31&lt;/_date_display&gt;&lt;_db_updated&gt;PubMed&lt;/_db_updated&gt;&lt;_doi&gt;10.1161/CIRCULATIONAHA.119.043400&lt;/_doi&gt;&lt;_impact_factor&gt;  39.918&lt;/_impact_factor&gt;&lt;_isbn&gt;1524-4539 (Electronic); 0009-7322 (Linking)&lt;/_isbn&gt;&lt;_issue&gt;13&lt;/_issue&gt;&lt;_journal&gt;Circulation&lt;/_journal&gt;&lt;_keywords&gt;ablation techniques; cardiomyopathies; catheter ablation; defibrillators, implantable; tachycardia, ventricular&lt;/_keywords&gt;&lt;_language&gt;eng&lt;/_language&gt;&lt;_modified&gt;64889962&lt;/_modified&gt;&lt;_pages&gt;1057-1067&lt;/_pages&gt;&lt;_social_category&gt;心脏和心血管系统(1) &amp;amp; 外周血管病(1)&lt;/_social_category&gt;&lt;_subject_headings&gt;Aged; Cardiomyopathies/*complications/surgery; Catheter Ablation/*methods; Defibrillators, Implantable/*standards; Female; Humans; Male; Prospective Studies; Tachycardia, Ventricular/*therapy&lt;/_subject_headings&gt;&lt;_tertiary_title&gt;Circulation&lt;/_tertiary_title&gt;&lt;_type_work&gt;Journal Article; Multicenter Study; Randomized Controlled Trial; Research Support, Non-U.S. Gov&amp;apos;t&lt;/_type_work&gt;&lt;_url&gt;http://www.ncbi.nlm.nih.gov/entrez/query.fcgi?cmd=Retrieve&amp;amp;db=pubmed&amp;amp;dopt=Abstract&amp;amp;list_uids=32000514&amp;amp;query_hl=1&lt;/_url&gt;&lt;_volume&gt;141&lt;/_volume&gt;&lt;/Details&gt;&lt;Extra&gt;&lt;DBUID&gt;{1F004544-7F3B-46C7-B932-C63AA7CCA45F}&lt;/DBUID&gt;&lt;/Extra&gt;&lt;/Item&gt;&lt;/References&gt;&lt;/Group&gt;&lt;Group&gt;&lt;References&gt;&lt;Item&gt;&lt;ID&gt;76&lt;/ID&gt;&lt;UID&gt;{B525AA77-3683-4064-AB65-FDFAFA7B419C}&lt;/UID&gt;&lt;Title&gt;Gemcitabine and Cisplatin Induction Chemotherapy in Nasopharyngeal Carcinoma&lt;/Title&gt;&lt;Template&gt;Journal Article&lt;/Template&gt;&lt;Star&gt;0&lt;/Star&gt;&lt;Tag&gt;0&lt;/Tag&gt;&lt;Author&gt;Zhang, Y; Chen, L; Hu, G Q; Zhang, N; Zhu, X D; Yang, K Y; Jin, F; Shi, M; Chen, Y P; Hu, W H; Cheng, Z B; Wang, S Y; Tian, Y; Wang, X C; Sun, Y; Li, J G; Li, W F; Li, Y H; Tang, L L; Mao, Y P; Zhou, G Q; Sun, R; Liu, X; Guo, R; Long, G X; Liang, S Q; Li, L; Huang, J; Long, J H; Zang, J; Liu, Q D; Zou, L; Su, Q F; Zheng, B M; Xiao, Y; Guo, Y; Han, F; Mo, H Y; Lv, J W; &amp;quot;Du XJ&amp;quot;; Xu, C; Liu, N; Li, Y Q; Chua, MLK; Xie, F Y; Sun, Y; Ma, J&lt;/Author&gt;&lt;Year&gt;2019&lt;/Year&gt;&lt;Details&gt;&lt;_accessed&gt;65751026&lt;/_accessed&gt;&lt;_accession_num&gt;31150573&lt;/_accession_num&gt;&lt;_author_adr&gt;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
    <w:docVar w:name="NE.Data.1{EA8A2CEC-5EF2-4A28-A324-4E5D05743FDC}" w:val=" ADDIN NE.Ref.{EA8A2CEC-5EF2-4A28-A324-4E5D05743FDC}&lt;Citation&gt;&lt;Group&gt;&lt;References&gt;&lt;Item&gt;&lt;ID&gt;107&lt;/ID&gt;&lt;UID&gt;{A1CA0943-0367-49FF-82AD-84E1A0FDF65C}&lt;/UID&gt;&lt;Title&gt;Trial of Thrombectomy 6 to 24 Hours after Stroke Due to Basilar-Artery Occlusion&lt;/Title&gt;&lt;Template&gt;Journal Article&lt;/Template&gt;&lt;Star&gt;0&lt;/Star&gt;&lt;Tag&gt;0&lt;/Tag&gt;&lt;Author&gt;Jovin, T G; Li, C; Wu, L; Wu, C; Chen, J; Jiang, C; Shi, Z; Gao, Z; Song, C; Chen, W; Peng, Y; Yao, C; Wei, M; Li, T; Wei, L; Xiao, G; Yang, H; Ren, M; Duan, J; Liu, X; Yang, Q; Liu, Y; Zhu, Q; Shi, W; Zhu, Q; Li, X; Guo, Z; Yang, Q; Hou, C; Zhao, W; Ma, Q; Zhang, Y; Jiao, L; Zhang, H; Liebeskind, D S; Liang, H; Jadhav, A P; Wen, C; Brown, S; Zhu, L; Ye, H; Ribo, M; Chang, M; Song, H; Chen, J; Ji, X&lt;/Author&gt;&lt;Year&gt;2022&lt;/Year&gt;&lt;Details&gt;&lt;_accessed&gt;65755269&lt;/_accessed&gt;&lt;_accession_num&gt;36239645&lt;/_accession_num&gt;&lt;_author_adr&gt;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
    <w:docVar w:name="NE.Data.2{04DEA0CA-DA51-40B9-8564-05DD2CB17A1D}" w:val="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lt;/_author_adr&gt;&lt;_collection_scope&gt;SCIE&lt;/_collection_scope&gt;&lt;_created&gt;64944862&lt;/_created&gt;&lt;_date&gt;2019-09-19&lt;/_date&gt;&lt;_date_display&gt;2019 Sep 19&lt;/_date_display&gt;&lt;_db_updated&gt;PubMed&lt;/_db_updated&gt;&lt;_doi&gt;10.1056/NEJMoa1905287&lt;/_doi&gt;&lt;_impact_factor&gt; 176.079&lt;/_impact_factor&gt;&lt;_isbn&gt;1533-4406 (Electronic); 0028-4793 (Linking)&lt;/_isbn&gt;&lt;_issue&gt;12&lt;/_issue&gt;&lt;_journal&gt;N Engl J Med&lt;/_journal&gt;&lt;_language&gt;eng&lt;/_language&gt;&lt;_modified&gt;64945336&lt;/_modified&gt;&lt;_ori_publication&gt;Copyright (c) 2019 Massachusetts Medical Society.&lt;/_ori_publication&gt;&lt;_pages&gt;1124-1135&lt;/_pages&gt;&lt;_social_category&gt;医学：内科(1)&lt;/_social_category&gt;&lt;_subject_headings&gt;Adolescent; Adult; Antineoplastic Combined Chemotherapy Protocols/*therapeutic use; *Chemoradiotherapy; Cisplatin/*administration &amp;amp; dosage/adverse effects; Deoxycytidine/administration &amp;amp; dosage/adverse effects/*analogs &amp;amp; derivatives; Female; Humans; *Induction Chemotherapy/adverse effects; Leukopenia/chemically induced; Male; Middle Aged; Nasopharyngeal Carcinoma/*drug therapy/therapy; Survival Analysis; Young Adult; Gemcitabine&lt;/_subject_headings&gt;&lt;_tertiary_title&gt;The New England journal of medicine&lt;/_tertiary_title&gt;&lt;_type_work&gt;Clinical Trial, Phase III; Journal Article; Multicenter Study; Randomized Controlled Trial; Research Support, Non-U.S. Gov&amp;apos;t&lt;/_type_work&gt;&lt;_url&gt;http://www.ncbi.nlm.nih.gov/entrez/query.fcgi?cmd=Retrieve&amp;amp;db=pubmed&amp;amp;dopt=Abstract&amp;amp;list_uids=31150573&amp;amp;query_hl=1&lt;/_url&gt;&lt;_volume&gt;381&lt;/_volume&gt;&lt;/Details&gt;&lt;Extra&gt;&lt;DBUID&gt;{1F004544-7F3B-46C7-B932-C63AA7CCA45F}&lt;/DBUID&gt;&lt;/Extra&gt;&lt;/Item&gt;&lt;/References&gt;&lt;/Group&gt;&lt;/Citation&gt;_x000a_"/>
    <w:docVar w:name="NE.Data.2{6BD1C4FB-FDA8-479D-97E7-09149BF95C40}" w:val="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lt;/_author_adr&gt;&lt;_collection_scope&gt;SCIE&lt;/_collection_scope&gt;&lt;_created&gt;64944862&lt;/_created&gt;&lt;_date&gt;2019-09-19&lt;/_date&gt;&lt;_date_display&gt;2019 Sep 19&lt;/_date_display&gt;&lt;_db_updated&gt;PubMed&lt;/_db_updated&gt;&lt;_doi&gt;10.1056/NEJMoa1905287&lt;/_doi&gt;&lt;_impact_factor&gt; 176.079&lt;/_impact_factor&gt;&lt;_isbn&gt;1533-4406 (Electronic); 0028-4793 (Linking)&lt;/_isbn&gt;&lt;_issue&gt;12&lt;/_issue&gt;&lt;_journal&gt;N Engl J Med&lt;/_journal&gt;&lt;_language&gt;eng&lt;/_language&gt;&lt;_modified&gt;64945336&lt;/_modified&gt;&lt;_ori_publication&gt;Copyright (c) 2019 Massachusetts Medical Society.&lt;/_ori_publication&gt;&lt;_pages&gt;1124-1135&lt;/_pages&gt;&lt;_social_category&gt;医学：内科(1)&lt;/_social_category&gt;&lt;_subject_headings&gt;Adolescent; Adult; Antineoplastic Combined Chemotherapy Protocols/*therapeutic use; *Chemoradiotherapy; Cisplatin/*administration &amp;amp; dosage/adverse effects; Deoxycytidine/administration &amp;amp; dosage/adverse effects/*analogs &amp;amp; derivatives; Female; Humans; *Induction Chemotherapy/adverse effects; Leukopenia/chemically induced; Male; Middle Aged; Nasopharyngeal Carcinoma/*drug therapy/therapy; Survival Analysis; Young Adult; Gemcitabine&lt;/_subject_headings&gt;&lt;_tertiary_title&gt;The New England journal of medicine&lt;/_tertiary_title&gt;&lt;_type_work&gt;Clinical Trial, Phase III; Journal Article; Multicenter Study; Randomized Controlled Trial; Research Support, Non-U.S. Gov&amp;apos;t&lt;/_type_work&gt;&lt;_url&gt;http://www.ncbi.nlm.nih.gov/entrez/query.fcgi?cmd=Retrieve&amp;amp;db=pubmed&amp;amp;dopt=Abstract&amp;amp;list_uids=31150573&amp;amp;query_hl=1&lt;/_url&gt;&lt;_volume&gt;381&lt;/_volume&gt;&lt;/Details&gt;&lt;Extra&gt;&lt;DBUID&gt;{1F004544-7F3B-46C7-B932-C63AA7CCA45F}&lt;/DBUID&gt;&lt;/Extra&gt;&lt;/Item&gt;&lt;/References&gt;&lt;/Group&gt;&lt;/Citation&gt;_x000a_"/>
    <w:docVar w:name="NE.Data.2{750E2550-9525-403B-A04A-21E73619C44B}" w:val="-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 From the Departments of Radiation Oncology (Y.Z., L.C., Y.-P.C., W.-H.H.,  W.-F.L., L.-L.T., Y.-P.M., G.-Q.Z., R.S., X.L., R.G., F.H., J.-W.L., X.-J.D.,  C.X., N.L., Y.-Q.L., F.-Y.X., Ying Sun, J.M.), Medical Oncology (Y.-H.L.), and  Nasopharyngeal Carcinoma (H.-Y.M.) and the Clinical Trials Center (Y.G.), Sun  Yat-sen University Cancer Center, the State Key Laboratory of Oncology in South  China, Collaborative Innovation Center for Cancer Medicine, Guangdong Key  Laboratory of Nasopharyngeal Carcinoma Diagnosis and Therapy (Y.Z., L.C.,  Y.-P.C., W.-H.H., W.-F.L., L.-L.T., Y.-P.M., G.-Q.Z., R.S., X.L., R.G., F.H.,  J.-W.L., X.-J.D., C.X., N.L., Y.-Q.L., F.-Y.X., Ying Sun, J.M.), and the  Department of Radiation Oncology, First Affiliated Hospital of Guangdong  Pharmaceutical University (X.-C.W., Q.-F.S.), Guangzhou, the Cancer Center,  Tongji Hospital Affiliated to Tongji Medical College (G.-Q.H., G.-X.L.), and the  Cancer Center, Union Hospital, Tongji Medical College (K.-Y.Y., J.H.), Huazhong  University of Science and Technology, Wuhan, the Department of Radiation  Oncology, First People&amp;apos;s Hospital of Foshan, Foshan (N.Z., S.-Q.L.), the  Department of Radiation Oncology, Affiliated Cancer Hospital of Guangxi Medical  University, Nanning (X.-D.Z., L.L.), the Department of Head and Neck Oncology,  Affiliated Hospital of Guizhou Medical University, Guizhou Cancer Hospital,  Guiyang (F.J., J.-H.L.), the Department of Radiation Oncology, XiJing Hospital of  Fourth Military Medical University, Xi&amp;apos;an (M.S., J.Z.), the Cancer Center  (Z.-B.C.), and the Department of Head and Neck Oncology (S.-Y.W., Q.-D.L.), Fifth  Affiliated Hospital of Sun Yat-sen University, Zhuhai, the Department of  Radiation Oncology, Second Affiliated Hospital of Soochow University, Suzhou  (Y.T., L.Z.), the Department of Radiation Oncology, Peking University Cancer  Hospital, Beijing (Yan Sun, B.-M.Z.), and the Department of Radiation Oncology,  Jiangxi Cancer Hospital, Nanchang (J.-G.L., Y.X.) - all in China; and the  Divisions of Radiation Oncology and Medical Sciences, National Cancer Center  Singapore, and the Oncology Academic Program, Duke-National University of  Singapore Medical School - both in Singapore (M.L.K.C.).&lt;/_author_adr&gt;&lt;_collection_scope&gt;SCIE&lt;/_collection_scope&gt;&lt;_created&gt;64944862&lt;/_created&gt;&lt;_date&gt;2019-09-19&lt;/_date&gt;&lt;_date_display&gt;2019 Sep 19&lt;/_date_display&gt;&lt;_db_updated&gt;PubMed&lt;/_db_updated&gt;&lt;_doi&gt;10.1056/NEJMoa1905287&lt;/_doi&gt;&lt;_impact_factor&gt; 176.079&lt;/_impact_factor&gt;&lt;_isbn&gt;1533-4406 (Electronic); 0028-4793 (Linking)&lt;/_isbn&gt;&lt;_issue&gt;12&lt;/_issue&gt;&lt;_journal&gt;N Engl J Med&lt;/_journal&gt;&lt;_language&gt;eng&lt;/_language&gt;&lt;_modified&gt;65751026&lt;/_modified&gt;&lt;_ori_publication&gt;Copyright (c) 2019 Massachusetts Medical Society.&lt;/_ori_publication&gt;&lt;_pages&gt;1124-1135&lt;/_pages&gt;&lt;_social_category&gt;医学：内科(1)&lt;/_social_category&gt;&lt;_subject_headings&gt;Adolescent; Adult; Antineoplastic Combined Chemotherapy Protocols/*therapeutic use; *Chemoradiotherapy; Cisplatin/*administration &amp;amp; dosage/adverse effects; Deoxycytidine/administration &amp;amp; dosage/adverse effects/*analogs &amp;amp; derivatives; Female; Humans; *Induction Chemotherapy/adverse effects; Leukopenia/chemically induced; Male; Middle Aged; Nasopharyngeal Carcinoma/*drug therapy/therapy; Survival Analysis; Young Adult; Gemcitabine&lt;/_subject_headings&gt;&lt;_tertiary_title&gt;The New England journal of medicine&lt;/_tertiary_title&gt;&lt;_type_work&gt;Clinical Trial, Phase III; Journal Article; Multicenter Study; Randomized Controlled Trial; Research Support, Non-U.S. Gov&amp;apos;t&lt;/_type_work&gt;&lt;_url&gt;http://www.ncbi.nlm.nih.gov/entrez/query.fcgi?cmd=Retrieve&amp;amp;db=pubmed&amp;amp;dopt=Abstract&amp;amp;list_uids=31150573&amp;amp;query_hl=1&lt;/_url&gt;&lt;_volume&gt;381&lt;/_volume&gt;&lt;/Details&gt;&lt;Extra&gt;&lt;DBUID&gt;{1F004544-7F3B-46C7-B932-C63AA7CCA45F}&lt;/DBUID&gt;&lt;/Extra&gt;&lt;/Item&gt;&lt;/References&gt;&lt;/Group&gt;&lt;Group&gt;&lt;References&gt;&lt;Item&gt;&lt;ID&gt;103&lt;/ID&gt;&lt;UID&gt;{17C5CD5A-8133-4BDD-BC5F-237953C218F0}&lt;/UID&gt;&lt;Title&gt;Randomized Trial of Fetal Surgery for Severe Left Diaphragmatic Hernia&lt;/Title&gt;&lt;Template&gt;Journal Article&lt;/Template&gt;&lt;Star&gt;0&lt;/Star&gt;&lt;Tag&gt;0&lt;/Tag&gt;&lt;Author&gt;Deprest, J A; Nicolaides, K H; Benachi, A; Gratacos, E; Ryan, G; Persico, N; Sago, H; Johnson, A; Wielgos, M; Berg, C; Van Calster, B; Russo, F M&lt;/Author&gt;&lt;Year&gt;2021&lt;/Year&gt;&lt;Details&gt;&lt;_accessed&gt;65751026&lt;/_accessed&gt;&lt;_accession_num&gt;34106556&lt;/_accession_num&gt;&lt;_author_adr&gt;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lt;/_author_adr&gt;&lt;_collection_scope&gt;SCIE&lt;/_collection_scope&gt;&lt;_created&gt;65744193&lt;/_created&gt;&lt;_date&gt;2021-07-08&lt;/_date&gt;&lt;_date_display&gt;2021 Jul 8&lt;/_date_display&gt;&lt;_db_updated&gt;PubMed&lt;/_db_updated&gt;&lt;_doi&gt;10.1056/NEJMoa2027030&lt;/_doi&gt;&lt;_impact_factor&gt; 176.079&lt;/_impact_factor&gt;&lt;_isbn&gt;1533-4406 (Electronic); 0028-4793 (Print); 0028-4793 (Linking)&lt;/_isbn&gt;&lt;_issue&gt;2&lt;/_issue&gt;&lt;_journal&gt;N Engl J Med&lt;/_journal&gt;&lt;_language&gt;eng&lt;/_language&gt;&lt;_modified&gt;65751026&lt;/_modified&gt;&lt;_ori_publication&gt;Copyright (c) 2021 Massachusetts Medical Society.&lt;/_ori_publication&gt;&lt;_pages&gt;107-118&lt;/_pages&gt;&lt;_social_category&gt;医学：内科(1)&lt;/_social_category&gt;&lt;_subject_headings&gt;Adult; *Balloon Occlusion/adverse effects/instrumentation/methods; Female; Fetal Membranes, Premature Rupture/epidemiology; *Fetal Therapies/adverse effects; Fetoscopy; Gestational Age; Hernias, Diaphragmatic, Congenital/mortality/*therapy; Humans; Intention to Treat Analysis; Obstetric Labor, Premature/epidemiology; Patient Acuity; Pregnancy; Premature Birth/epidemiology; Trachea/*surgery; Watchful Waiting&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34106556&amp;amp;query_hl=1&lt;/_url&gt;&lt;_volume&gt;385&lt;/_volume&gt;&lt;/Details&gt;&lt;Extra&gt;&lt;DBUID&gt;{1F004544-7F3B-46C7-B932-C63AA7CCA45F}&lt;/DBUID&gt;&lt;/Extra&gt;&lt;/Item&gt;&lt;/References&gt;&lt;/Group&gt;&lt;Group&gt;&lt;References&gt;&lt;Item&gt;&lt;ID&gt;91&lt;/ID&gt;&lt;UID&gt;{49E43328-D219-48E5-ACA5-A43C38DDF719}&lt;/UID&gt;&lt;Title&gt;Interim analysis: the alpha spending function approach&lt;/Title&gt;&lt;Template&gt;Journal Article&lt;/Template&gt;&lt;Star&gt;0&lt;/Star&gt;&lt;Tag&gt;0&lt;/Tag&gt;&lt;Author&gt;DeMets, D L; Lan, K K&lt;/Author&gt;&lt;Year&gt;1994&lt;/Year&gt;&lt;Details&gt;&lt;_accessed&gt;65089167&lt;/_accessed&gt;&lt;_accession_num&gt;7973215&lt;/_accession_num&gt;&lt;_author_adr&gt;University of Wisconsin Medical School, Madison 53706-1532.&lt;/_author_adr&gt;&lt;_collection_scope&gt;SCIE&lt;/_collection_scope&gt;&lt;_created&gt;64995449&lt;/_created&gt;&lt;_date&gt;1994-07-15&lt;/_date&gt;&lt;_date_display&gt;1994 Jul 15-30&lt;/_date_display&gt;&lt;_db_updated&gt;PubMed&lt;/_db_updated&gt;&lt;_doi&gt;10.1002/sim.4780131308&lt;/_doi&gt;&lt;_impact_factor&gt;   2.497&lt;/_impact_factor&gt;&lt;_isbn&gt;0277-6715 (Print); 0277-6715 (Linking)&lt;/_isbn&gt;&lt;_issue&gt;13-14&lt;/_issue&gt;&lt;_journal&gt;Stat Med&lt;/_journal&gt;&lt;_language&gt;eng&lt;/_language&gt;&lt;_modified&gt;65089167&lt;/_modified&gt;&lt;_pages&gt;1341-52; discussion 1353-6&lt;/_pages&gt;&lt;_social_category&gt;数学与计算生物学(2) &amp;amp; 医学：信息(4) &amp;amp; 医学：研究与实验(3) &amp;amp; 公共卫生、环境卫生与职业卫生(3) &amp;amp; 统计学与概率论(3)&lt;/_social_category&gt;&lt;_subject_headings&gt;Bias; Clinical Trials as Topic/*statistics &amp;amp; numerical data; *Data Interpretation, Statistical; Double-Blind Method; Humans; Longitudinal Studies; Multicenter Studies as Topic; Myocardial Infarction/drug therapy/mortality; Propranolol/therapeutic use; Randomized Controlled Trials as Topic/statistics &amp;amp; numerical data; Survival Analysis&lt;/_subject_headings&gt;&lt;_tertiary_title&gt;Statistics in medicine&lt;/_tertiary_title&gt;&lt;_type_work&gt;Journal Article&lt;/_type_work&gt;&lt;_url&gt;http://www.ncbi.nlm.nih.gov/entrez/query.fcgi?cmd=Retrieve&amp;amp;db=pubmed&amp;amp;dopt=Abstract&amp;amp;list_uids=7973215&amp;amp;query_hl=1&lt;/_url&gt;&lt;_volume&gt;13&lt;/_volume&gt;&lt;/Details&gt;&lt;Extra&gt;&lt;DBUID&gt;{1F004544-7F3B-46C7-B932-C63AA7CCA45F}&lt;/DBUID&gt;&lt;/Extra&gt;&lt;/Item&gt;&lt;/References&gt;&lt;/Group&gt;&lt;/Citation&gt;_x000a_"/>
    <w:docVar w:name="NE.Data.2{EA8A2CEC-5EF2-4A28-A324-4E5D05743FDC}" w:val="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w:docVar w:name="NE.Data.3{EA8A2CEC-5EF2-4A28-A324-4E5D05743FDC}" w:v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 From the Department of Neurosurgery (T.G.J., Jian Chen, L.J., H.Z., X.J.), the  Department of Neurology (C.L., L.W., C.W., W.Z., Q.M., Y.Z., H.S.), the Stroke  Center (C.L.), the Department of Emergency Medicine (J.D.), and the Center for  Evidence-Based Medicine (C.H.), Xuanwu Hospital, and the Department of Radiology,  Beijing Chaoyang Hospital (Q.Y.), Capital Medical University, and Peking  University Clinical Research Institute, Peking University First Hospital (C.Y.),  Beijing, the Department of Neurology, Baotou Central Hospital of Inner Mongolia  Medical University (C.J.), Baotou, the Department of Neurosurgery, the 904th  Hospital of the People&amp;apos;s Liberation Army (PLA), Wuxi (Z.S.); the Department of  Neurology, Central Hospital of Shengli Oil Field, Dongying (Z.G.), the Department  of Neurology, Liaocheng Third People&amp;apos;s Hospital, Liaocheng (C.S.), the Department  of Neurology, Zhangzhou Affiliated Hospital of Fujian Medical University,  Zhangzhou (W.C.), the Department of Neurosurgery, the First People&amp;apos;s Hospital of  Changzhou, Changzhou (Y.P.), the Department of Neurosurgery, Tianjin Huanhu  Hospital (M.W.), the Department of Neurosurgery, Binhai Hospital of Beijing  University (W.S.), and the Department of Neurosurgery, Tianjin Teda Hospital  (Z.G.), Tianjin, the Department of Neurology, Nanning Second People&amp;apos;s Hospital,  Nanning (T.L.), the Department of Radiology, Luoyang Central Hospital of  Zhengzhou University, Luoyang (L.W.), the Department of Neurology and the  Clinical Research Center of Neurologic Disease, Second Affiliated Hospital of  Soochow University, Suzhou (G.X.), the Department of Neurosurgery, Affiliated  Hospital of Guizhou Medical University, Guiyang (H.Y.), the Department of  Neurology, Shanghai Blue Cross Hospital, Shanghai (M.R.), the Department of  Neurology (X.L.), and the Department of Critical Care Medicine, Data and  Statistics Division (Y.L.), Affiliated Jinling Hospital, Medical School of  Nanjing University, Nanjing, the Department of Neurology, Xinqiao Hospital and  Second Affiliated Hospital, Army Medical University (Third Military Medical  University), Chongqing (Q.Y.), the Department of Neurosurgery, 985th Hospital of  the PLA, Taiyuan (Qingfeng Zhu), the Department of Neurology, Linyi People&amp;apos;s  Hospital, Linyi (Qiyi Zhu), the Department of Neurology, Subei People&amp;apos;s Hospital,  Yangzhou (X.L.), the Department of Neurology, Yantaishan Hospital of Shandong  First Medical University, Yantai (H.L.), the Department of Neurology, Nanyang  Central Hospital of Xinxiang Medical University, Nanyang (C.W.), the  Cerebrovascular Center, Henan Provincial People&amp;apos;s Hospital, Zhengzhou (L.Z.), the  Department of Neurosurgery, Hospital of Baoan People&amp;apos;s Hospital, Shenzhen (H.Y.),  and the Department of Neurology, Xi&amp;apos;an No.3 Hospital, Xi&amp;apos;an (M.C.), - all in  China; Cooper University Healthcare and Cooper Medical School of Rowan University  (T.G.J.), Camden, NJ; the Department of Neurology and Comprehensive Stroke  Center, David Geffen School of Medicine, University of California, Los Angeles,  Los Angeles (D.S.L.); the Department of Neurosurgery, Barrow Neurological  Institute, Phoenix, AZ (A.P.J.); Altair Biostatistics, Mooresville, NC (S.B.);  the Stroke Unit, Hospital Vall d&amp;apos;Hebron, Barcelona (M.R.); and the Department of  Neurology, Pittsburgh Institute of Brain Disorder and Recovery, University of  Pittsburgh Medical Center and Veterans Affairs Pittsburgh Health Care System,  Geriatric Research Education and Clinical Center, Pittsburgh (Jun Chen).&lt;/_author_adr&gt;&lt;_collection_scope&gt;SCIE&lt;/_collection_scope&gt;&lt;_created&gt;65754149&lt;/_created&gt;&lt;_date&gt;2022-10-13&lt;/_date&gt;&lt;_date_display&gt;2022 Oct 13&lt;/_date_display&gt;&lt;_db_updated&gt;PubMed&lt;/_db_updated&gt;&lt;_doi&gt;10.1056/NEJMoa2207576&lt;/_doi&gt;&lt;_impact_factor&gt; 176.079&lt;/_impact_factor&gt;&lt;_isbn&gt;1533-4406 (Electronic); 0028-4793 (Linking)&lt;/_isbn&gt;&lt;_issue&gt;15&lt;/_issue&gt;&lt;_journal&gt;N Engl J Med&lt;/_journal&gt;&lt;_language&gt;eng&lt;/_language&gt;&lt;_modified&gt;65755269&lt;/_modified&gt;&lt;_ori_publication&gt;Copyright (c) 2022 Massachusetts Medical Society.&lt;/_ori_publication&gt;&lt;_pages&gt;1373-1384&lt;/_pages&gt;&lt;_social_category&gt;医学：内科(1)&lt;/_social_category&gt;&lt;_subject_headings&gt;Humans; *Arterial Occlusive Diseases/complications/drug therapy/mortality/surgery; *Basilar Artery/drug effects/surgery; Brain Ischemia/drug therapy/etiology/mortality/surgery; Disability Evaluation; *Endovascular Procedures/adverse effects/methods; Fibrinolytic Agents/adverse effects/therapeutic use; Intracranial Hemorrhages/chemically induced/etiology; Recovery of Function; *Stroke/drug therapy/etiology/mortality/surgery; *Thrombectomy/adverse effects/methods; Time Factors; Treatment Outcome&lt;/_subject_headings&gt;&lt;_tertiary_title&gt;The New England journal of medicine&lt;/_tertiary_title&gt;&lt;_type_work&gt;Comparative Study; Journal Article; Randomized Controlled Trial; Research Support, Non-U.S. Gov&amp;apos;t&lt;/_type_work&gt;&lt;_url&gt;http://www.ncbi.nlm.nih.gov/entrez/query.fcgi?cmd=Retrieve&amp;amp;db=pubmed&amp;amp;dopt=Abstract&amp;amp;list_uids=36239645&amp;amp;query_hl=1&lt;/_url&gt;&lt;_volume&gt;387&lt;/_volume&gt;&lt;/Details&gt;&lt;Extra&gt;&lt;DBUID&gt;{1F004544-7F3B-46C7-B932-C63AA7CCA45F}&lt;/DBUID&gt;&lt;/Extra&gt;&lt;/Item&gt;&lt;/References&gt;&lt;/Group&gt;&lt;/Citation&gt;_x000a_"/>
    <w:docVar w:name="NE.Ref{04DEA0CA-DA51-40B9-8564-05DD2CB17A1D}" w:val="NE.Data.1{04DEA0CA-DA51-40B9-8564-05DD2CB17A1D}=NE.Data.2{04DEA0CA-DA51-40B9-8564-05DD2CB17A1D}"/>
    <w:docVar w:name="NE.Ref{04ED6D7A-923B-41F5-8E97-BC5BFDC60907}" w:val=" ADDIN NE.Ref.{04ED6D7A-923B-41F5-8E97-BC5BFDC60907}&lt;Citation&gt;&lt;Group&gt;&lt;References&gt;&lt;Item&gt;&lt;ID&gt;92&lt;/ID&gt;&lt;UID&gt;{242E388B-EB99-49FD-AEC3-BEA65D21B122}&lt;/UID&gt;&lt;Title&gt;Subthalamic nucleus deep brain stimulation with a multiple independent constant  current-controlled device in Parkinson&amp;apos;s disease (INTREPID): a multicentre,  double-blind, randomised, sham-controlled study&lt;/Title&gt;&lt;Template&gt;Journal Article&lt;/Template&gt;&lt;Star&gt;0&lt;/Star&gt;&lt;Tag&gt;0&lt;/Tag&gt;&lt;Author&gt;Vitek, J L; Jain, R; Chen, L; Troster, A I; Schrock, L E; House, P A; Giroux, M L; Hebb, A O; Farris, S M; Whiting, D M; Leichliter, T A; Ostrem, J L; San, Luciano M; Galifianakis, N; Verhagen, Metman L; Sani, S; Karl, J A; Siddiqui, M S; Tatter, S B; Ul, Haq I; Machado, A G; Gostkowski, M; Tagliati, M; Mamelak, A N; Okun, M S; Foote, K D; Moguel-Cobos, G; Ponce, F A; Pahwa, R; Nazzaro, J M; Buetefisch, C M; Gross, R E; Luca, C C; Jagid, J R; Revuelta, G J; Takacs, I; Pourfar, M H; Mogilner, A Y; Duker, A P; Mandybur, G T; Rosenow, J M; Cooper, S E; Park, M C; Khandhar, S M; Sedrak, M; Phibbs, F T; Pilitsis, J G; Uitti, R J; Starr, P A&lt;/Author&gt;&lt;Year&gt;2020&lt;/Year&gt;&lt;Details&gt;&lt;_accessed&gt;65090039&lt;/_accessed&gt;&lt;_accession_num&gt;32470421&lt;/_accession_num&gt;&lt;_author_adr&gt;Department of Neurology, University of Minnesota School of Medicine, Minneapolis,  MN, USA. Electronic address: vitek004@umn.edu.; Division of Neuromodulation, Boston Scientific, Valencia, CA, USA.; Division of Neuromodulation, Boston Scientific, Valencia, CA, USA.; Department of Clinical Neuropsychology, Barrow Neurological Institute, Phoenix,  AZ, USA.; Department of Neurology, University of Minnesota School of Medicine, Minneapolis,  MN, USA.; Neurosurgical Associates, Murray, UT, USA.; Movement and Neuroperformance Center of Colorado, Englewood, CO, USA; Clinical  Research Neurology, Eisai, Woodcliff Lake, NJ, USA.; Department of Neurological Surgery, Kaiser Permanente, Denver, CO, USA.; Division of Neuromodulation, Boston Scientific, Valencia, CA, USA; Movement and  Neuroperformance Center of Colorado, Englewood, CO, USA.; Department of Neurosurgery, Allegheny General Hospital, Pittsburgh, PA, USA.; Department of Neurology, Allegheny General Hospital, Pittsburgh, PA, USA.; Department of Neurology, University of California, San Francisco, San Francisco,  CA, USA.; Department of Neurology, University of California, San Francisco, San Francisco,  CA, USA.; Department of Neurology, University of California, San Francisco, San Francisco,  CA, USA.; Department of Neurological Sciences, Rush University Medical Center, Chicago, IL,  USA.; Department of Neurological Surgery, Rush University Medical Center, Chicago, IL,  USA.; Department of Neurological Sciences, Rush University Medical Center, Chicago, IL,  USA.; Department of Neurology, Wake Forest School of Medicine, Winston-Salem, NC, USA.; Department of Neurosurgery, Wake Forest School of Medicine, Winston-Salem, NC,  USA.; Department of Neurology, Wake Forest School of Medicine, Winston-Salem, NC, USA.; Center for Neurological Restoration, Cleveland Clinic, Cleveland, OH, USA.; Center for Neurological Restoration, Cleveland Clinic, Cleveland, OH, USA.; Department of Neurology, Cedars-Sinai Medical Center, Los Angeles, CA, USA.; Department of Neurosurgery, Cedars-Sinai Medical Center, Los Angeles, CA, USA.; Department of Neurology, College of Medicine, University of Florida, Gainesville,  FL, USA.; Department of Neurosurgery, College of Medicine, University of Florida,  Gainesville, FL, USA.; Department of Neurology, Barrow Neurological Institute, Phoenix, AZ, USA.; Department of Neurosurgery, Barrow Neurological Institute, Phoenix, AZ, USA.; Department of Neurology, University of Kansas Medical Center, Kansas City, KS,  USA.; Department of Neurosurgery, University of Kansas Medical Center, Kansas City, KS,  USA.; Department of Neurology, Emory University School of Medicine, Atlanta, GA, USA.; Department of Neurosurgery, Emory University School of Medicine, Atlanta, GA,  USA.; Department of Neurology, University of Miami School of Medicine, Miami, FL, USA.; Department of Neurosurgery, University of Miami School of Medicine, Miami, FL,  USA.; Department of Neurology, Medical University of South Carolina, Charleston, SC,  USA.; Department of Neurosurgery, Medical University of South Carolina, Charleston, SC,  USA.; Department of Neurology, New York University Medical Center, New York City, NY,  USA.; Department of Neurosurgery, New York University Medical Center, New York City,  NY, USA.; Department of Neurology, University of Cincinnati Medical Center, Cincinnati, OH,  USA.; Department of Neurosurgery, University of Cincinnati Medical Center, Cincinnati,  OH, USA.; Department of Neurosurgery, Northwestern University School of Medicine, Chicago,  IL, USA.; Department of Neurology, University of Minnesota School of Medicine, Minneapolis,  MN, USA.; Department of Neurosurgery, University of Minnesota School of Medicine,  Minneapolis, MN, USA.; Department of Neurology, Kaiser Permanente Medical Center, Sacramento, CA, USA.; Department of Neurosurgery, Kaiser Permanente Medical Center, Redwood City, CA,  USA.; Department of Neurology, Vanderbilt University Medical Center, Nashville, TN,  USA.; Department of Neurosurgery, Albany Medical Center, Albany, NY, USA.; Department of Neurology, Mayo Clinic, Jacksonville, FL, USA.; Department of Neurosurgery, University of California, San Francisco, San  Francisco, CA, USA.&lt;/_author_adr&gt;&lt;_collection_scope&gt;SCIE&lt;/_collection_scope&gt;&lt;_created&gt;65089167&lt;/_created&gt;&lt;_date&gt;2020-06-01&lt;/_date&gt;&lt;_date_display&gt;2020 Jun&lt;/_date_display&gt;&lt;_db_updated&gt;PubMed&lt;/_db_updated&gt;&lt;_doi&gt;10.1016/S1474-4422(20)30108-3&lt;/_doi&gt;&lt;_impact_factor&gt;  59.935&lt;/_impact_factor&gt;&lt;_isbn&gt;1474-4465 (Electronic); 1474-4422 (Linking)&lt;/_isbn&gt;&lt;_issue&gt;6&lt;/_issue&gt;&lt;_journal&gt;Lancet Neurol&lt;/_journal&gt;&lt;_language&gt;eng&lt;/_language&gt;&lt;_modified&gt;65090039&lt;/_modified&gt;&lt;_ori_publication&gt;Copyright (c) 2020 Elsevier Ltd. All rights reserved.&lt;/_ori_publication&gt;&lt;_pages&gt;491-501&lt;/_pages&gt;&lt;_social_category&gt;临床神经病学(1)&lt;/_social_category&gt;&lt;_subject_headings&gt;Adult; Aged; Deep Brain Stimulation/*methods; Double-Blind Method; Dyskinesias/therapy; Female; Humans; Longitudinal Studies; Male; Middle Aged; Parkinson Disease/*therapy; Severity of Illness Index; Subthalamic Nucleus/*metabolism; Treatment Outcome&lt;/_subject_headings&gt;&lt;_tertiary_title&gt;The Lancet. Neurology&lt;/_tertiary_title&gt;&lt;_type_work&gt;Journal Article; Randomized Controlled Trial; Research Support, Non-U.S. Gov&amp;apos;t&lt;/_type_work&gt;&lt;_url&gt;http://www.ncbi.nlm.nih.gov/entrez/query.fcgi?cmd=Retrieve&amp;amp;db=pubmed&amp;amp;dopt=Abstract&amp;amp;list_uids=32470421&amp;amp;query_hl=1&lt;/_url&gt;&lt;_volume&gt;19&lt;/_volume&gt;&lt;/Details&gt;&lt;Extra&gt;&lt;DBUID&gt;{1F004544-7F3B-46C7-B932-C63AA7CCA45F}&lt;/DBUID&gt;&lt;/Extra&gt;&lt;/Item&gt;&lt;/References&gt;&lt;/Group&gt;&lt;/Citation&gt;_x000a_"/>
    <w:docVar w:name="NE.Ref{0A70853A-FF23-41D7-9172-1C356EB1EFF6}" w:val=" ADDIN NE.Ref.{0A70853A-FF23-41D7-9172-1C356EB1EFF6}&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76&lt;/_accessed&gt;&lt;_created&gt;64986667&lt;/_created&gt;&lt;_modified&gt;65755276&lt;/_modified&gt;&lt;_translated_author&gt;Guo, Jia yao pin jian&lt;/_translated_author&gt;&lt;/Details&gt;&lt;Extra&gt;&lt;DBUID&gt;{1F004544-7F3B-46C7-B932-C63AA7CCA45F}&lt;/DBUID&gt;&lt;/Extra&gt;&lt;/Item&gt;&lt;/References&gt;&lt;/Group&gt;&lt;Group&gt;&lt;References&gt;&lt;Item&gt;&lt;ID&gt;106&lt;/ID&gt;&lt;UID&gt;{E2031FAE-6A7B-4912-AC26-870F84EE66DF}&lt;/UID&gt;&lt;Title&gt;Adaptive Designs for Clinical Trials of Drugs and Biologics Guidance for Industry&lt;/Title&gt;&lt;Template&gt;Report&lt;/Template&gt;&lt;Star&gt;0&lt;/Star&gt;&lt;Tag&gt;0&lt;/Tag&gt;&lt;Author&gt;FDA&lt;/Author&gt;&lt;Year&gt;2019&lt;/Year&gt;&lt;Details&gt;&lt;_accessed&gt;65774251&lt;/_accessed&gt;&lt;_created&gt;65754097&lt;/_created&gt;&lt;_modified&gt;65754149&lt;/_modified&gt;&lt;/Details&gt;&lt;Extra&gt;&lt;DBUID&gt;{1F004544-7F3B-46C7-B932-C63AA7CCA45F}&lt;/DBUID&gt;&lt;/Extra&gt;&lt;/Item&gt;&lt;/References&gt;&lt;/Group&gt;&lt;Group&gt;&lt;References&gt;&lt;Item&gt;&lt;ID&gt;113&lt;/ID&gt;&lt;UID&gt;{20CE249E-3384-4737-8959-E6F84517BE5B}&lt;/UID&gt;&lt;Title&gt;Adaptive Designs for Medical Device Clinical Studies&lt;/Title&gt;&lt;Template&gt;Report&lt;/Template&gt;&lt;Star&gt;0&lt;/Star&gt;&lt;Tag&gt;0&lt;/Tag&gt;&lt;Author&gt;FDA&lt;/Author&gt;&lt;Year&gt;2016&lt;/Year&gt;&lt;Details&gt;&lt;_accessed&gt;65774251&lt;/_accessed&gt;&lt;_created&gt;65774248&lt;/_created&gt;&lt;_modified&gt;65774251&lt;/_modified&gt;&lt;/Details&gt;&lt;Extra&gt;&lt;DBUID&gt;{1F004544-7F3B-46C7-B932-C63AA7CCA45F}&lt;/DBUID&gt;&lt;/Extra&gt;&lt;/Item&gt;&lt;/References&gt;&lt;/Group&gt;&lt;/Citation&gt;_x000a_"/>
    <w:docVar w:name="NE.Ref{0D7C7E61-FA04-456B-B2AC-3FD4F34A8063}" w:val=" ADDIN NE.Ref.{0D7C7E61-FA04-456B-B2AC-3FD4F34A8063}&lt;Citation&gt;&lt;Group&gt;&lt;References&gt;&lt;Item&gt;&lt;ID&gt;91&lt;/ID&gt;&lt;UID&gt;{49E43328-D219-48E5-ACA5-A43C38DDF719}&lt;/UID&gt;&lt;Title&gt;Interim analysis: the alpha spending function approach&lt;/Title&gt;&lt;Template&gt;Journal Article&lt;/Template&gt;&lt;Star&gt;0&lt;/Star&gt;&lt;Tag&gt;0&lt;/Tag&gt;&lt;Author&gt;DeMets, D L; Lan, K K&lt;/Author&gt;&lt;Year&gt;1994&lt;/Year&gt;&lt;Details&gt;&lt;_accessed&gt;65089167&lt;/_accessed&gt;&lt;_accession_num&gt;7973215&lt;/_accession_num&gt;&lt;_author_adr&gt;University of Wisconsin Medical School, Madison 53706-1532.&lt;/_author_adr&gt;&lt;_collection_scope&gt;SCIE&lt;/_collection_scope&gt;&lt;_created&gt;64995449&lt;/_created&gt;&lt;_date&gt;1994-07-15&lt;/_date&gt;&lt;_date_display&gt;1994 Jul 15-30&lt;/_date_display&gt;&lt;_db_updated&gt;PubMed&lt;/_db_updated&gt;&lt;_doi&gt;10.1002/sim.4780131308&lt;/_doi&gt;&lt;_impact_factor&gt;   2.497&lt;/_impact_factor&gt;&lt;_isbn&gt;0277-6715 (Print); 0277-6715 (Linking)&lt;/_isbn&gt;&lt;_issue&gt;13-14&lt;/_issue&gt;&lt;_journal&gt;Stat Med&lt;/_journal&gt;&lt;_language&gt;eng&lt;/_language&gt;&lt;_modified&gt;65089167&lt;/_modified&gt;&lt;_pages&gt;1341-52; discussion 1353-6&lt;/_pages&gt;&lt;_social_category&gt;数学与计算生物学(2) &amp;amp; 医学：信息(4) &amp;amp; 医学：研究与实验(3) &amp;amp; 公共卫生、环境卫生与职业卫生(3) &amp;amp; 统计学与概率论(3)&lt;/_social_category&gt;&lt;_subject_headings&gt;Bias; Clinical Trials as Topic/*statistics &amp;amp; numerical data; *Data Interpretation, Statistical; Double-Blind Method; Humans; Longitudinal Studies; Multicenter Studies as Topic; Myocardial Infarction/drug therapy/mortality; Propranolol/therapeutic use; Randomized Controlled Trials as Topic/statistics &amp;amp; numerical data; Survival Analysis&lt;/_subject_headings&gt;&lt;_tertiary_title&gt;Statistics in medicine&lt;/_tertiary_title&gt;&lt;_type_work&gt;Journal Article&lt;/_type_work&gt;&lt;_url&gt;http://www.ncbi.nlm.nih.gov/entrez/query.fcgi?cmd=Retrieve&amp;amp;db=pubmed&amp;amp;dopt=Abstract&amp;amp;list_uids=7973215&amp;amp;query_hl=1&lt;/_url&gt;&lt;_volume&gt;13&lt;/_volume&gt;&lt;/Details&gt;&lt;Extra&gt;&lt;DBUID&gt;{1F004544-7F3B-46C7-B932-C63AA7CCA45F}&lt;/DBUID&gt;&lt;/Extra&gt;&lt;/Item&gt;&lt;/References&gt;&lt;/Group&gt;&lt;/Citation&gt;_x000a_"/>
    <w:docVar w:name="NE.Ref{3FAF191F-805B-4FA7-8FFD-2B92A077A131}" w:val=" ADDIN NE.Ref.{3FAF191F-805B-4FA7-8FFD-2B92A077A131}&lt;Citation&gt;&lt;Group&gt;&lt;References&gt;&lt;Item&gt;&lt;ID&gt;93&lt;/ID&gt;&lt;UID&gt;{38FAA445-5436-4BD7-94A2-49065BFA5BEE}&lt;/UID&gt;&lt;Title&gt;Cerebral Embolic Protection during Transcatheter Aortic-Valve Replacement&lt;/Title&gt;&lt;Template&gt;Journal Article&lt;/Template&gt;&lt;Star&gt;0&lt;/Star&gt;&lt;Tag&gt;0&lt;/Tag&gt;&lt;Author&gt;Kapadia, S R; Makkar, R; Leon, M; Abdel-Wahab, M; Waggoner, T; Massberg, S; Rottbauer, W; Horr, S; Sondergaard, L; Karha, J; Gooley, R; Satler, L; Stoler, R C; Messe, S R; &amp;quot;Baron SJ&amp;quot;; Seeger, J; Kodali, S; Krishnaswamy, A; Thourani, V H; Harrington, K; Pocock, S; Modolo, R; Allocco, D J; Meredith, I T; Linke, A&lt;/Author&gt;&lt;Year&gt;2022&lt;/Year&gt;&lt;Details&gt;&lt;_accession_num&gt;36121045&lt;/_accession_num&gt;&lt;_author_adr&gt;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 From the Department of Cardiovascular Medicine (S.R.K.), Cleveland Clinic  Foundation (A.K.), Cleveland; Smidt Heart Institute, Cedars-Sinai Medical Center,  Los Angeles (R. Makkar); Columbia Interventional Cardiovascular Care (M.L.),  Columbia University Medical Center (S.K.), New York; Leipzig Heart Center,  University of Leipzig, Leipzig (M.A.-W.), Medizinische Klinik und Poliklinik I,  Klinikum der Universitat Munchen and German Center for Cardiovascular Research  (DZHK), Munich Heart Alliance, Munich (S.M.), Universitaetsklinikum Ulm, Ulm  (W.R.), Medical Campus Lake Constance, Friedrichshafen (J.S.), and the Clinic for  Internal Medicine and Cardiology, Technische Universitat Dresden, Herzzentrum,  Dresden (A.L.) - all in Germany; Pima Heart and Vascular, Tucson Medical Center  Healthcare, Tucson, AZ (T.W.); Centennial Medical Center, Nashville (S.H.);  Rigshospitalet, Copenhagen University Hospital, Copenhagen (L. Sondergaard);  Heart Hospital of Austin, Austin (J.K.), Baylor Heart and Vascular Hospital,  Dallas (R.C.S.), and Baylor Scott and White the Heart Hospital-Plano, Plano  (K.H.) - all in Texas; Monash Medical Centre, Clayton, VIC, Australia (R.G.);  Washington Hospital Center, Washington, DC (L. Satler); the Department of  Neurology, University of Pennsylvania, Philadelphia (S.R.M.); Lahey Hospital and  Medical Center, Burlington (S.J.B.), and Boston Scientific, Marlborough (R.  Modolo, D.J.A., I.T.M.) - both in Massachusetts; Piedmont Heart Institute,  Atlanta (V.H.T.); and the London School of Hygiene and Tropical Medicine, London  (S.P.).&lt;/_author_adr&gt;&lt;_collection_scope&gt;SCIE&lt;/_collection_scope&gt;&lt;_created&gt;65090038&lt;/_created&gt;&lt;_date&gt;2022-10-06&lt;/_date&gt;&lt;_date_display&gt;2022 Oct 6&lt;/_date_display&gt;&lt;_db_updated&gt;PubMed&lt;/_db_updated&gt;&lt;_doi&gt;10.1056/NEJMoa2204961&lt;/_doi&gt;&lt;_impact_factor&gt; 176.079&lt;/_impact_factor&gt;&lt;_isbn&gt;1533-4406 (Electronic); 0028-4793 (Linking)&lt;/_isbn&gt;&lt;_issue&gt;14&lt;/_issue&gt;&lt;_journal&gt;N Engl J Med&lt;/_journal&gt;&lt;_language&gt;eng&lt;/_language&gt;&lt;_modified&gt;65090038&lt;/_modified&gt;&lt;_ori_publication&gt;Copyright (c) 2022 Massachusetts Medical Society.&lt;/_ori_publication&gt;&lt;_pages&gt;1253-1263&lt;/_pages&gt;&lt;_social_category&gt;医学：内科(1)&lt;/_social_category&gt;&lt;_subject_headings&gt;Acute Kidney Injury/etiology; Aortic Valve/surgery; *Aortic Valve Stenosis/surgery; Delirium/etiology; *Embolic Protection Devices; Humans; *Intracranial Embolism/etiology/prevention &amp;amp; control; Ischemic Attack, Transient/etiology; *Prosthesis Implantation/instrumentation; Risk Factors; *Stroke/etiology/prevention &amp;amp; control; *Transcatheter Aortic Valve Replacement/adverse effects/methods; Treatment Outcome&lt;/_subject_headings&gt;&lt;_tertiary_title&gt;The New England journal of medicine&lt;/_tertiary_title&gt;&lt;_type_work&gt;Journal Article; Randomized Controlled Trial; Research Support, Non-U.S. Gov&amp;apos;t&lt;/_type_work&gt;&lt;_url&gt;http://www.ncbi.nlm.nih.gov/entrez/query.fcgi?cmd=Retrieve&amp;amp;db=pubmed&amp;amp;dopt=Abstract&amp;amp;list_uids=36121045&amp;amp;query_hl=1&lt;/_url&gt;&lt;_volume&gt;387&lt;/_volume&gt;&lt;_accessed&gt;65090039&lt;/_accessed&gt;&lt;/Details&gt;&lt;Extra&gt;&lt;DBUID&gt;{1F004544-7F3B-46C7-B932-C63AA7CCA45F}&lt;/DBUID&gt;&lt;/Extra&gt;&lt;/Item&gt;&lt;/References&gt;&lt;/Group&gt;&lt;/Citation&gt;_x000a_"/>
    <w:docVar w:name="NE.Ref{6BD1C4FB-FDA8-479D-97E7-09149BF95C40}" w:val="NE.Data.1{6BD1C4FB-FDA8-479D-97E7-09149BF95C40}=NE.Data.2{6BD1C4FB-FDA8-479D-97E7-09149BF95C40}"/>
    <w:docVar w:name="NE.Ref{750E2550-9525-403B-A04A-21E73619C44B}" w:val="NE.Data.1{750E2550-9525-403B-A04A-21E73619C44B}=NE.Data.2{750E2550-9525-403B-A04A-21E73619C44B}"/>
    <w:docVar w:name="NE.Ref{97974A64-3D72-4617-832B-BEEFA6A2B4B8}" w:val=" ADDIN NE.Ref.{97974A64-3D72-4617-832B-BEEFA6A2B4B8}&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76&lt;/_accessed&gt;&lt;_created&gt;64986667&lt;/_created&gt;&lt;_modified&gt;65755276&lt;/_modified&gt;&lt;_translated_author&gt;Guo, Jia yao pin jian&lt;/_translated_author&gt;&lt;/Details&gt;&lt;Extra&gt;&lt;DBUID&gt;{1F004544-7F3B-46C7-B932-C63AA7CCA45F}&lt;/DBUID&gt;&lt;/Extra&gt;&lt;/Item&gt;&lt;/References&gt;&lt;/Group&gt;&lt;/Citation&gt;_x000a_"/>
    <w:docVar w:name="NE.Ref{9C434F76-D661-4D01-B841-F1A044D9DCDC}" w:val=" ADDIN NE.Ref.{9C434F76-D661-4D01-B841-F1A044D9DCDC}&lt;Citation&gt;&lt;Group&gt;&lt;References&gt;&lt;Item&gt;&lt;ID&gt;88&lt;/ID&gt;&lt;UID&gt;{0BD0149F-FBE6-4124-8AD3-6880FF00A9BB}&lt;/UID&gt;&lt;Title&gt;药物临床试验适应性设计指导原则（试行）&lt;/Title&gt;&lt;Template&gt;Report&lt;/Template&gt;&lt;Star&gt;0&lt;/Star&gt;&lt;Tag&gt;0&lt;/Tag&gt;&lt;Author&gt;国家药品监督管理局&lt;/Author&gt;&lt;Year&gt;2021&lt;/Year&gt;&lt;Details&gt;&lt;_accessed&gt;65755276&lt;/_accessed&gt;&lt;_created&gt;64986667&lt;/_created&gt;&lt;_modified&gt;65755276&lt;/_modified&gt;&lt;_translated_author&gt;Guo, Jia yao pin jian&lt;/_translated_author&gt;&lt;/Details&gt;&lt;Extra&gt;&lt;DBUID&gt;{1F004544-7F3B-46C7-B932-C63AA7CCA45F}&lt;/DBUID&gt;&lt;/Extra&gt;&lt;/Item&gt;&lt;/References&gt;&lt;/Group&gt;&lt;/Citation&gt;_x000a_"/>
    <w:docVar w:name="NE.Ref{B6E75355-3F97-4929-AD6E-E90167FB569F}" w:val=" ADDIN NE.Ref.{B6E75355-3F97-4929-AD6E-E90167FB569F}&lt;Citation&gt;&lt;Group&gt;&lt;References&gt;&lt;Item&gt;&lt;ID&gt;25&lt;/ID&gt;&lt;UID&gt;{78CF59F0-2314-4B8E-9444-59E7EF12F75C}&lt;/UID&gt;&lt;Title&gt;Pacemaker or defibrillator surgery without interruption of anticoagulation&lt;/Title&gt;&lt;Template&gt;Journal Article&lt;/Template&gt;&lt;Star&gt;0&lt;/Star&gt;&lt;Tag&gt;0&lt;/Tag&gt;&lt;Author&gt;Birnie, D H; Healey, J S; Wells, G A; Verma, A; Tang, A S; Krahn, A D; Simpson, C S; Ayala-Paredes, F; Coutu, B; Leiria, T L; Essebag, V&lt;/Author&gt;&lt;Year&gt;2013&lt;/Year&gt;&lt;Details&gt;&lt;_accessed&gt;64893036&lt;/_accessed&gt;&lt;_accession_num&gt;23659733&lt;/_accession_num&gt;&lt;_author_adr&gt;University of Ottawa Heart Institute, Ottawa, ON, Canada. dbirnie@ottawaheart.ca&lt;/_author_adr&gt;&lt;_collection_scope&gt;SCIE&lt;/_collection_scope&gt;&lt;_created&gt;64889962&lt;/_created&gt;&lt;_date&gt;2013-05-30&lt;/_date&gt;&lt;_date_display&gt;2013 May 30&lt;/_date_display&gt;&lt;_db_updated&gt;PubMed&lt;/_db_updated&gt;&lt;_doi&gt;10.1056/NEJMoa1302946&lt;/_doi&gt;&lt;_impact_factor&gt; 176.079&lt;/_impact_factor&gt;&lt;_isbn&gt;1533-4406 (Electronic); 0028-4793 (Linking)&lt;/_isbn&gt;&lt;_issue&gt;22&lt;/_issue&gt;&lt;_journal&gt;N Engl J Med&lt;/_journal&gt;&lt;_language&gt;eng&lt;/_language&gt;&lt;_modified&gt;64893036&lt;/_modified&gt;&lt;_pages&gt;2084-93&lt;/_pages&gt;&lt;_social_category&gt;医学：内科(1)&lt;/_social_category&gt;&lt;_subject_headings&gt;Aged; Anticoagulants/*administration &amp;amp; dosage/adverse effects; *Defibrillators, Implantable; Female; Hematoma/epidemiology/*etiology/prevention &amp;amp; control; Heparin/*administration &amp;amp; dosage/adverse effects; Humans; Incidence; Male; *Pacemaker, Artificial; Perioperative Period; Thromboembolism/prevention &amp;amp; control; Warfarin/*administration &amp;amp; dosage/adverse effects&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23659733&amp;amp;query_hl=1&lt;/_url&gt;&lt;_volume&gt;368&lt;/_volume&gt;&lt;/Details&gt;&lt;Extra&gt;&lt;DBUID&gt;{1F004544-7F3B-46C7-B932-C63AA7CCA45F}&lt;/DBUID&gt;&lt;/Extra&gt;&lt;/Item&gt;&lt;/References&gt;&lt;/Group&gt;&lt;/Citation&gt;_x000a_"/>
    <w:docVar w:name="NE.Ref{C63E6573-73E4-4B7B-B4A4-FC3EDB45FDFD}" w:val=" ADDIN NE.Ref.{C63E6573-73E4-4B7B-B4A4-FC3EDB45FDFD}&lt;Citation&gt;&lt;Group&gt;&lt;References&gt;&lt;Item&gt;&lt;ID&gt;21&lt;/ID&gt;&lt;UID&gt;{BB8DCA52-4B35-4360-9456-7A316B6CCDA3}&lt;/UID&gt;&lt;Title&gt;Apixaban versus warfarin in patients with atrial fibrillation&lt;/Title&gt;&lt;Template&gt;Journal Article&lt;/Template&gt;&lt;Star&gt;0&lt;/Star&gt;&lt;Tag&gt;0&lt;/Tag&gt;&lt;Author&gt;Granger, C B; Alexander, J H; McMurray, J J; Lopes, R D; Hylek, E M; Hanna, M; Al-Khalidi, H R; Ansell, J; Atar, D; Avezum, A; Bahit, M C; Diaz, R; Easton, J D; Ezekowitz, J A; Flaker, G; Garcia, D; Geraldes, M; Gersh, B J; Golitsyn, S; Goto, S; Hermosillo, A G; Hohnloser, S H; Horowitz, J; Mohan, P; Jansky, P; Lewis, B S; Lopez-Sendon, J L; Pais, P; Parkhomenko, A; Verheugt, F W; Zhu, J; Wallentin, L&lt;/Author&gt;&lt;Year&gt;2011&lt;/Year&gt;&lt;Details&gt;&lt;_accessed&gt;64886233&lt;/_accessed&gt;&lt;_accession_num&gt;21870978&lt;/_accession_num&gt;&lt;_author_adr&gt;Duke Clinical Research Institute, Duke University Medical Center, Durham, NC  27715, USA. christopher.granger@duke.edu&lt;/_author_adr&gt;&lt;_collection_scope&gt;SCIE&lt;/_collection_scope&gt;&lt;_created&gt;64881993&lt;/_created&gt;&lt;_date&gt;2011-09-15&lt;/_date&gt;&lt;_date_display&gt;2011 Sep 15&lt;/_date_display&gt;&lt;_db_updated&gt;PubMed&lt;/_db_updated&gt;&lt;_doi&gt;10.1056/NEJMoa1107039&lt;/_doi&gt;&lt;_impact_factor&gt; 176.079&lt;/_impact_factor&gt;&lt;_isbn&gt;1533-4406 (Electronic); 0028-4793 (Linking)&lt;/_isbn&gt;&lt;_issue&gt;11&lt;/_issue&gt;&lt;_journal&gt;N Engl J Med&lt;/_journal&gt;&lt;_language&gt;eng&lt;/_language&gt;&lt;_modified&gt;64886234&lt;/_modified&gt;&lt;_pages&gt;981-92&lt;/_pages&gt;&lt;_social_category&gt;医学：内科(1)&lt;/_social_category&gt;&lt;_subject_headings&gt;Aged; Anticoagulants/adverse effects/*therapeutic use; Atrial Fibrillation/complications/*drug therapy; Double-Blind Method; *Factor Xa Inhibitors; Female; Follow-Up Studies; Hemorrhage/chemically induced; Humans; International Normalized Ratio; Kaplan-Meier Estimate; Male; Middle Aged; Pyrazoles/adverse effects/*therapeutic use; Pyridones/adverse effects/*therapeutic use; Stroke/*prevention &amp;amp; control; Thromboembolism/*prevention &amp;amp; control; Treatment Outcome; Warfarin/adverse effects/*therapeutic us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70978&amp;amp;query_hl=1&lt;/_url&gt;&lt;_volume&gt;365&lt;/_volume&gt;&lt;/Details&gt;&lt;Extra&gt;&lt;DBUID&gt;{1F004544-7F3B-46C7-B932-C63AA7CCA45F}&lt;/DBUID&gt;&lt;/Extra&gt;&lt;/Item&gt;&lt;/References&gt;&lt;/Group&gt;&lt;/Citation&gt;_x000a_"/>
    <w:docVar w:name="NE.Ref{E736E5C1-F6EB-46E8-87BD-E46E3D1ACF9D}" w:val=" ADDIN NE.Ref.{E736E5C1-F6EB-46E8-87BD-E46E3D1ACF9D}&lt;Citation&gt;&lt;Group&gt;&lt;References&gt;&lt;Item&gt;&lt;ID&gt;103&lt;/ID&gt;&lt;UID&gt;{17C5CD5A-8133-4BDD-BC5F-237953C218F0}&lt;/UID&gt;&lt;Title&gt;Randomized Trial of Fetal Surgery for Severe Left Diaphragmatic Hernia&lt;/Title&gt;&lt;Template&gt;Journal Article&lt;/Template&gt;&lt;Star&gt;0&lt;/Star&gt;&lt;Tag&gt;0&lt;/Tag&gt;&lt;Author&gt;Deprest, J A; Nicolaides, K H; Benachi, A; Gratacos, E; Ryan, G; Persico, N; Sago, H; Johnson, A; Wielgos, M; Berg, C; Van Calster, B; Russo, F M&lt;/Author&gt;&lt;Year&gt;2021&lt;/Year&gt;&lt;Details&gt;&lt;_accession_num&gt;34106556&lt;/_accession_num&gt;&lt;_author_adr&gt;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 From the Department of Obstetrics and Gynecology, KU Leuven (J.A.D., F.M.R.) and  Academic Department of Development and Regeneration, Biomedical Sciences,  University Hospitals KU Leuven, Leuven, Belgium (J.A.D., B.V.C., F.M.R.); King&amp;apos;s  College Hospital (K.H.N.) and the Institute for Women&amp;apos;s Health, University  College London Hospital (J.A.D.) - both in London; Hospital Antoine-Beclere,  Universite Paris-Saclay, Clamart, France (A.B.); Hospital Clinic and Sant Joan de  Deu, Barcelona (E.G.); Mount Sinai Hospital, Toronto (G.R.); Hospital Maggiore  Policlinico, Milan (N.P.); the National Center for Child Health and Development,  Tokyo (H.S.); Children&amp;apos;s Memorial Hermann Hospital, Houston (A.J.); the Medical  University of Warsaw, Warsaw, Poland (M.W.); and University Hospital Bonn, Bonn,  Germany (C.B.).&lt;/_author_adr&gt;&lt;_date_display&gt;2021 Jul 8&lt;/_date_display&gt;&lt;_date&gt;2021-07-08&lt;/_date&gt;&lt;_doi&gt;10.1056/NEJMoa2027030&lt;/_doi&gt;&lt;_isbn&gt;1533-4406 (Electronic); 0028-4793 (Print); 0028-4793 (Linking)&lt;/_isbn&gt;&lt;_issue&gt;2&lt;/_issue&gt;&lt;_journal&gt;N Engl J Med&lt;/_journal&gt;&lt;_language&gt;eng&lt;/_language&gt;&lt;_ori_publication&gt;Copyright (c) 2021 Massachusetts Medical Society.&lt;/_ori_publication&gt;&lt;_pages&gt;107-118&lt;/_pages&gt;&lt;_subject_headings&gt;Adult; *Balloon Occlusion/adverse effects/instrumentation/methods; Female; Fetal Membranes, Premature Rupture/epidemiology; *Fetal Therapies/adverse effects; Fetoscopy; Gestational Age; Hernias, Diaphragmatic, Congenital/mortality/*therapy; Humans; Intention to Treat Analysis; Obstetric Labor, Premature/epidemiology; Patient Acuity; Pregnancy; Premature Birth/epidemiology; Trachea/*surgery; Watchful Waiting&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34106556&amp;amp;query_hl=1&lt;/_url&gt;&lt;_volume&gt;385&lt;/_volume&gt;&lt;_created&gt;65744193&lt;/_created&gt;&lt;_modified&gt;65744193&lt;/_modified&gt;&lt;_db_updated&gt;PubMed&lt;/_db_updated&gt;&lt;_impact_factor&gt; 176.079&lt;/_impact_factor&gt;&lt;_social_category&gt;医学：内科(1)&lt;/_social_category&gt;&lt;_collection_scope&gt;SCIE&lt;/_collection_scope&gt;&lt;_accessed&gt;65744193&lt;/_accessed&gt;&lt;/Details&gt;&lt;Extra&gt;&lt;DBUID&gt;{1F004544-7F3B-46C7-B932-C63AA7CCA45F}&lt;/DBUID&gt;&lt;/Extra&gt;&lt;/Item&gt;&lt;/References&gt;&lt;/Group&gt;&lt;Group&gt;&lt;References&gt;&lt;Item&gt;&lt;ID&gt;91&lt;/ID&gt;&lt;UID&gt;{49E43328-D219-48E5-ACA5-A43C38DDF719}&lt;/UID&gt;&lt;Title&gt;Interim analysis: the alpha spending function approach&lt;/Title&gt;&lt;Template&gt;Journal Article&lt;/Template&gt;&lt;Star&gt;0&lt;/Star&gt;&lt;Tag&gt;0&lt;/Tag&gt;&lt;Author&gt;DeMets, D L; Lan, K K&lt;/Author&gt;&lt;Year&gt;1994&lt;/Year&gt;&lt;Details&gt;&lt;_accessed&gt;65089167&lt;/_accessed&gt;&lt;_accession_num&gt;7973215&lt;/_accession_num&gt;&lt;_author_adr&gt;University of Wisconsin Medical School, Madison 53706-1532.&lt;/_author_adr&gt;&lt;_collection_scope&gt;SCIE&lt;/_collection_scope&gt;&lt;_created&gt;64995449&lt;/_created&gt;&lt;_date&gt;1994-07-15&lt;/_date&gt;&lt;_date_display&gt;1994 Jul 15-30&lt;/_date_display&gt;&lt;_db_updated&gt;PubMed&lt;/_db_updated&gt;&lt;_doi&gt;10.1002/sim.4780131308&lt;/_doi&gt;&lt;_impact_factor&gt;   2.497&lt;/_impact_factor&gt;&lt;_isbn&gt;0277-6715 (Print); 0277-6715 (Linking)&lt;/_isbn&gt;&lt;_issue&gt;13-14&lt;/_issue&gt;&lt;_journal&gt;Stat Med&lt;/_journal&gt;&lt;_language&gt;eng&lt;/_language&gt;&lt;_modified&gt;65089167&lt;/_modified&gt;&lt;_pages&gt;1341-52; discussion 1353-6&lt;/_pages&gt;&lt;_social_category&gt;数学与计算生物学(2) &amp;amp; 医学：信息(4) &amp;amp; 医学：研究与实验(3) &amp;amp; 公共卫生、环境卫生与职业卫生(3) &amp;amp; 统计学与概率论(3)&lt;/_social_category&gt;&lt;_subject_headings&gt;Bias; Clinical Trials as Topic/*statistics &amp;amp; numerical data; *Data Interpretation, Statistical; Double-Blind Method; Humans; Longitudinal Studies; Multicenter Studies as Topic; Myocardial Infarction/drug therapy/mortality; Propranolol/therapeutic use; Randomized Controlled Trials as Topic/statistics &amp;amp; numerical data; Survival Analysis&lt;/_subject_headings&gt;&lt;_tertiary_title&gt;Statistics in medicine&lt;/_tertiary_title&gt;&lt;_type_work&gt;Journal Article&lt;/_type_work&gt;&lt;_url&gt;http://www.ncbi.nlm.nih.gov/entrez/query.fcgi?cmd=Retrieve&amp;amp;db=pubmed&amp;amp;dopt=Abstract&amp;amp;list_uids=7973215&amp;amp;query_hl=1&lt;/_url&gt;&lt;_volume&gt;13&lt;/_volume&gt;&lt;/Details&gt;&lt;Extra&gt;&lt;DBUID&gt;{1F004544-7F3B-46C7-B932-C63AA7CCA45F}&lt;/DBUID&gt;&lt;/Extra&gt;&lt;/Item&gt;&lt;/References&gt;&lt;/Group&gt;&lt;/Citation&gt;_x000a_"/>
    <w:docVar w:name="NE.Ref{EA8A2CEC-5EF2-4A28-A324-4E5D05743FDC}" w:val="NE.Data.1{EA8A2CEC-5EF2-4A28-A324-4E5D05743FDC}=NE.Data.2{EA8A2CEC-5EF2-4A28-A324-4E5D05743FDC}=NE.Data.3{EA8A2CEC-5EF2-4A28-A324-4E5D05743FDC}"/>
    <w:docVar w:name="ne_docsoft" w:val="MSWord"/>
    <w:docVar w:name="ne_docversion" w:val="NoteExpress 2.0"/>
    <w:docVar w:name="ne_stylename" w:val="New England J Medicine"/>
  </w:docVars>
  <w:rsids>
    <w:rsidRoot w:val="00A508B5"/>
    <w:rsid w:val="0000316D"/>
    <w:rsid w:val="00004AF3"/>
    <w:rsid w:val="000137F1"/>
    <w:rsid w:val="00021E59"/>
    <w:rsid w:val="00026E3E"/>
    <w:rsid w:val="00030A4A"/>
    <w:rsid w:val="0003697A"/>
    <w:rsid w:val="0004266E"/>
    <w:rsid w:val="0006761D"/>
    <w:rsid w:val="000740E3"/>
    <w:rsid w:val="0008471A"/>
    <w:rsid w:val="00093AA8"/>
    <w:rsid w:val="000C1650"/>
    <w:rsid w:val="000C31BB"/>
    <w:rsid w:val="000E6A91"/>
    <w:rsid w:val="0010424E"/>
    <w:rsid w:val="00106690"/>
    <w:rsid w:val="00106FD3"/>
    <w:rsid w:val="0011628B"/>
    <w:rsid w:val="00137E45"/>
    <w:rsid w:val="0014209A"/>
    <w:rsid w:val="00156D3F"/>
    <w:rsid w:val="00194B7E"/>
    <w:rsid w:val="00196C60"/>
    <w:rsid w:val="001A53D5"/>
    <w:rsid w:val="001E0B2D"/>
    <w:rsid w:val="001E3435"/>
    <w:rsid w:val="001E76A0"/>
    <w:rsid w:val="001F59D0"/>
    <w:rsid w:val="00206352"/>
    <w:rsid w:val="00206417"/>
    <w:rsid w:val="002577FA"/>
    <w:rsid w:val="00271B25"/>
    <w:rsid w:val="00283B71"/>
    <w:rsid w:val="002E4E57"/>
    <w:rsid w:val="002F3341"/>
    <w:rsid w:val="00305963"/>
    <w:rsid w:val="00321E37"/>
    <w:rsid w:val="00343AF3"/>
    <w:rsid w:val="00351211"/>
    <w:rsid w:val="003703BD"/>
    <w:rsid w:val="00391E7E"/>
    <w:rsid w:val="003925B1"/>
    <w:rsid w:val="003A66B6"/>
    <w:rsid w:val="003C1A85"/>
    <w:rsid w:val="003C5A7D"/>
    <w:rsid w:val="004065CD"/>
    <w:rsid w:val="004106E2"/>
    <w:rsid w:val="00421D69"/>
    <w:rsid w:val="00431434"/>
    <w:rsid w:val="004314E6"/>
    <w:rsid w:val="00491A8B"/>
    <w:rsid w:val="004A7847"/>
    <w:rsid w:val="004B3B78"/>
    <w:rsid w:val="004B7375"/>
    <w:rsid w:val="004C17A9"/>
    <w:rsid w:val="004D3F37"/>
    <w:rsid w:val="004F7128"/>
    <w:rsid w:val="005014D5"/>
    <w:rsid w:val="00504379"/>
    <w:rsid w:val="005151E6"/>
    <w:rsid w:val="00531B4B"/>
    <w:rsid w:val="005565AB"/>
    <w:rsid w:val="005A606C"/>
    <w:rsid w:val="005B3BD8"/>
    <w:rsid w:val="005D7E92"/>
    <w:rsid w:val="006025B2"/>
    <w:rsid w:val="00616534"/>
    <w:rsid w:val="006436CD"/>
    <w:rsid w:val="00652680"/>
    <w:rsid w:val="006719B2"/>
    <w:rsid w:val="00677243"/>
    <w:rsid w:val="006C428C"/>
    <w:rsid w:val="006E5267"/>
    <w:rsid w:val="00762CEB"/>
    <w:rsid w:val="00767A1B"/>
    <w:rsid w:val="007730C7"/>
    <w:rsid w:val="00785342"/>
    <w:rsid w:val="00785F30"/>
    <w:rsid w:val="00787F34"/>
    <w:rsid w:val="0079467E"/>
    <w:rsid w:val="00797517"/>
    <w:rsid w:val="007B6C9B"/>
    <w:rsid w:val="007D09E0"/>
    <w:rsid w:val="007F2C36"/>
    <w:rsid w:val="007F3094"/>
    <w:rsid w:val="00805C29"/>
    <w:rsid w:val="00830BB4"/>
    <w:rsid w:val="00832761"/>
    <w:rsid w:val="00841CE9"/>
    <w:rsid w:val="0084376F"/>
    <w:rsid w:val="0085445C"/>
    <w:rsid w:val="00865718"/>
    <w:rsid w:val="00865A0C"/>
    <w:rsid w:val="00876C4D"/>
    <w:rsid w:val="00886522"/>
    <w:rsid w:val="00897600"/>
    <w:rsid w:val="008A42D0"/>
    <w:rsid w:val="008B2D6A"/>
    <w:rsid w:val="008D0833"/>
    <w:rsid w:val="008F1EA8"/>
    <w:rsid w:val="009049E9"/>
    <w:rsid w:val="0091171E"/>
    <w:rsid w:val="0092443D"/>
    <w:rsid w:val="009909CE"/>
    <w:rsid w:val="00991565"/>
    <w:rsid w:val="009B0AF9"/>
    <w:rsid w:val="00A00065"/>
    <w:rsid w:val="00A1536B"/>
    <w:rsid w:val="00A26635"/>
    <w:rsid w:val="00A508B5"/>
    <w:rsid w:val="00A73B0A"/>
    <w:rsid w:val="00A746E2"/>
    <w:rsid w:val="00A84AF7"/>
    <w:rsid w:val="00AB3BB1"/>
    <w:rsid w:val="00AE5EA0"/>
    <w:rsid w:val="00B03084"/>
    <w:rsid w:val="00B1183B"/>
    <w:rsid w:val="00B606D7"/>
    <w:rsid w:val="00B83A68"/>
    <w:rsid w:val="00B95491"/>
    <w:rsid w:val="00BA0141"/>
    <w:rsid w:val="00BB1EE9"/>
    <w:rsid w:val="00BE53A2"/>
    <w:rsid w:val="00BE645D"/>
    <w:rsid w:val="00BF594D"/>
    <w:rsid w:val="00C028B6"/>
    <w:rsid w:val="00C213A9"/>
    <w:rsid w:val="00C215E6"/>
    <w:rsid w:val="00C309CF"/>
    <w:rsid w:val="00C56ABC"/>
    <w:rsid w:val="00C66618"/>
    <w:rsid w:val="00C735EB"/>
    <w:rsid w:val="00C77DE0"/>
    <w:rsid w:val="00C92F1A"/>
    <w:rsid w:val="00C939D1"/>
    <w:rsid w:val="00CA3A65"/>
    <w:rsid w:val="00CB69E8"/>
    <w:rsid w:val="00CB7573"/>
    <w:rsid w:val="00CC2852"/>
    <w:rsid w:val="00CD7FD2"/>
    <w:rsid w:val="00D15ED0"/>
    <w:rsid w:val="00D37AF2"/>
    <w:rsid w:val="00D45396"/>
    <w:rsid w:val="00D460BA"/>
    <w:rsid w:val="00D5549D"/>
    <w:rsid w:val="00D56131"/>
    <w:rsid w:val="00D77190"/>
    <w:rsid w:val="00D942E8"/>
    <w:rsid w:val="00DB33A5"/>
    <w:rsid w:val="00DD5A58"/>
    <w:rsid w:val="00DE1653"/>
    <w:rsid w:val="00DE5846"/>
    <w:rsid w:val="00DF4D40"/>
    <w:rsid w:val="00DF51EA"/>
    <w:rsid w:val="00DF79F0"/>
    <w:rsid w:val="00E04285"/>
    <w:rsid w:val="00E06A6E"/>
    <w:rsid w:val="00E10316"/>
    <w:rsid w:val="00E62E93"/>
    <w:rsid w:val="00E670A1"/>
    <w:rsid w:val="00E76AD9"/>
    <w:rsid w:val="00E93D6C"/>
    <w:rsid w:val="00EA4306"/>
    <w:rsid w:val="00EA5BAD"/>
    <w:rsid w:val="00EB7236"/>
    <w:rsid w:val="00EF50B9"/>
    <w:rsid w:val="00F12DD6"/>
    <w:rsid w:val="00F21463"/>
    <w:rsid w:val="00F235A4"/>
    <w:rsid w:val="00F50583"/>
    <w:rsid w:val="00F87974"/>
    <w:rsid w:val="00F91723"/>
    <w:rsid w:val="00F93B00"/>
    <w:rsid w:val="00FC413D"/>
    <w:rsid w:val="00FD1D0C"/>
    <w:rsid w:val="00FE6A97"/>
    <w:rsid w:val="00FE725A"/>
    <w:rsid w:val="00FF0088"/>
    <w:rsid w:val="00FF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B40C3C"/>
  <w14:defaultImageDpi w14:val="0"/>
  <w15:docId w15:val="{821901EA-6FB8-48B5-B014-FEADFA41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Cs w:val="22"/>
    </w:rPr>
  </w:style>
  <w:style w:type="paragraph" w:styleId="Heading1">
    <w:name w:val="heading 1"/>
    <w:basedOn w:val="ListParagraph"/>
    <w:next w:val="Normal"/>
    <w:link w:val="Heading1Char"/>
    <w:uiPriority w:val="9"/>
    <w:qFormat/>
    <w:rsid w:val="00206417"/>
    <w:pPr>
      <w:numPr>
        <w:numId w:val="4"/>
      </w:numPr>
      <w:spacing w:before="240" w:after="240"/>
      <w:ind w:left="0" w:firstLineChars="0" w:firstLine="0"/>
      <w:outlineLvl w:val="0"/>
    </w:pPr>
    <w:rPr>
      <w:rFonts w:cstheme="minorBidi"/>
      <w:b/>
      <w:bCs/>
      <w:sz w:val="32"/>
      <w:szCs w:val="36"/>
    </w:rPr>
  </w:style>
  <w:style w:type="paragraph" w:styleId="Heading2">
    <w:name w:val="heading 2"/>
    <w:basedOn w:val="Normal"/>
    <w:next w:val="Normal"/>
    <w:link w:val="Heading2Char"/>
    <w:uiPriority w:val="9"/>
    <w:unhideWhenUsed/>
    <w:qFormat/>
    <w:rsid w:val="00762CEB"/>
    <w:pPr>
      <w:numPr>
        <w:ilvl w:val="1"/>
        <w:numId w:val="4"/>
      </w:numPr>
      <w:spacing w:before="240" w:after="240"/>
      <w:outlineLvl w:val="1"/>
    </w:pPr>
    <w:rPr>
      <w:b/>
      <w:bCs/>
      <w:sz w:val="28"/>
      <w:szCs w:val="32"/>
    </w:rPr>
  </w:style>
  <w:style w:type="paragraph" w:styleId="Heading3">
    <w:name w:val="heading 3"/>
    <w:basedOn w:val="Heading1"/>
    <w:next w:val="Normal"/>
    <w:link w:val="Heading3Char"/>
    <w:uiPriority w:val="9"/>
    <w:unhideWhenUsed/>
    <w:qFormat/>
    <w:rsid w:val="00156D3F"/>
    <w:pPr>
      <w:numPr>
        <w:ilvl w:val="2"/>
        <w:numId w:val="5"/>
      </w:numPr>
      <w:spacing w:after="0"/>
      <w:outlineLvl w:val="2"/>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C2852"/>
    <w:rPr>
      <w:rFonts w:asciiTheme="majorHAnsi" w:eastAsia="黑体" w:hAnsiTheme="majorHAnsi"/>
      <w:sz w:val="20"/>
      <w:szCs w:val="20"/>
    </w:rPr>
  </w:style>
  <w:style w:type="paragraph" w:styleId="ListParagraph">
    <w:name w:val="List Paragraph"/>
    <w:basedOn w:val="Normal"/>
    <w:uiPriority w:val="34"/>
    <w:qFormat/>
    <w:rsid w:val="00830BB4"/>
    <w:pPr>
      <w:ind w:firstLineChars="200" w:firstLine="420"/>
    </w:pPr>
  </w:style>
  <w:style w:type="table" w:styleId="TableGrid">
    <w:name w:val="Table Grid"/>
    <w:basedOn w:val="TableNormal"/>
    <w:uiPriority w:val="39"/>
    <w:rsid w:val="00602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1D0C"/>
    <w:rPr>
      <w:color w:val="808080"/>
    </w:rPr>
  </w:style>
  <w:style w:type="character" w:customStyle="1" w:styleId="Heading1Char">
    <w:name w:val="Heading 1 Char"/>
    <w:basedOn w:val="DefaultParagraphFont"/>
    <w:link w:val="Heading1"/>
    <w:uiPriority w:val="9"/>
    <w:rsid w:val="00206417"/>
    <w:rPr>
      <w:rFonts w:cstheme="minorBidi"/>
      <w:b/>
      <w:bCs/>
      <w:sz w:val="32"/>
      <w:szCs w:val="36"/>
    </w:rPr>
  </w:style>
  <w:style w:type="character" w:customStyle="1" w:styleId="Heading2Char">
    <w:name w:val="Heading 2 Char"/>
    <w:basedOn w:val="DefaultParagraphFont"/>
    <w:link w:val="Heading2"/>
    <w:uiPriority w:val="9"/>
    <w:rsid w:val="00762CEB"/>
    <w:rPr>
      <w:b/>
      <w:bCs/>
      <w:sz w:val="28"/>
      <w:szCs w:val="32"/>
    </w:rPr>
  </w:style>
  <w:style w:type="character" w:styleId="Hyperlink">
    <w:name w:val="Hyperlink"/>
    <w:basedOn w:val="DefaultParagraphFont"/>
    <w:uiPriority w:val="99"/>
    <w:unhideWhenUsed/>
    <w:rsid w:val="001E76A0"/>
    <w:rPr>
      <w:color w:val="0563C1" w:themeColor="hyperlink"/>
      <w:u w:val="single"/>
    </w:rPr>
  </w:style>
  <w:style w:type="character" w:styleId="UnresolvedMention">
    <w:name w:val="Unresolved Mention"/>
    <w:basedOn w:val="DefaultParagraphFont"/>
    <w:uiPriority w:val="99"/>
    <w:semiHidden/>
    <w:unhideWhenUsed/>
    <w:rsid w:val="001E76A0"/>
    <w:rPr>
      <w:color w:val="605E5C"/>
      <w:shd w:val="clear" w:color="auto" w:fill="E1DFDD"/>
    </w:rPr>
  </w:style>
  <w:style w:type="character" w:customStyle="1" w:styleId="Heading3Char">
    <w:name w:val="Heading 3 Char"/>
    <w:basedOn w:val="DefaultParagraphFont"/>
    <w:link w:val="Heading3"/>
    <w:uiPriority w:val="9"/>
    <w:rsid w:val="00156D3F"/>
    <w:rPr>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2668">
      <w:bodyDiv w:val="1"/>
      <w:marLeft w:val="0"/>
      <w:marRight w:val="0"/>
      <w:marTop w:val="0"/>
      <w:marBottom w:val="0"/>
      <w:divBdr>
        <w:top w:val="none" w:sz="0" w:space="0" w:color="auto"/>
        <w:left w:val="none" w:sz="0" w:space="0" w:color="auto"/>
        <w:bottom w:val="none" w:sz="0" w:space="0" w:color="auto"/>
        <w:right w:val="none" w:sz="0" w:space="0" w:color="auto"/>
      </w:divBdr>
    </w:div>
    <w:div w:id="19672595">
      <w:bodyDiv w:val="1"/>
      <w:marLeft w:val="0"/>
      <w:marRight w:val="0"/>
      <w:marTop w:val="0"/>
      <w:marBottom w:val="0"/>
      <w:divBdr>
        <w:top w:val="none" w:sz="0" w:space="0" w:color="auto"/>
        <w:left w:val="none" w:sz="0" w:space="0" w:color="auto"/>
        <w:bottom w:val="none" w:sz="0" w:space="0" w:color="auto"/>
        <w:right w:val="none" w:sz="0" w:space="0" w:color="auto"/>
      </w:divBdr>
    </w:div>
    <w:div w:id="53891171">
      <w:bodyDiv w:val="1"/>
      <w:marLeft w:val="0"/>
      <w:marRight w:val="0"/>
      <w:marTop w:val="0"/>
      <w:marBottom w:val="0"/>
      <w:divBdr>
        <w:top w:val="none" w:sz="0" w:space="0" w:color="auto"/>
        <w:left w:val="none" w:sz="0" w:space="0" w:color="auto"/>
        <w:bottom w:val="none" w:sz="0" w:space="0" w:color="auto"/>
        <w:right w:val="none" w:sz="0" w:space="0" w:color="auto"/>
      </w:divBdr>
    </w:div>
    <w:div w:id="174851043">
      <w:bodyDiv w:val="1"/>
      <w:marLeft w:val="0"/>
      <w:marRight w:val="0"/>
      <w:marTop w:val="0"/>
      <w:marBottom w:val="0"/>
      <w:divBdr>
        <w:top w:val="none" w:sz="0" w:space="0" w:color="auto"/>
        <w:left w:val="none" w:sz="0" w:space="0" w:color="auto"/>
        <w:bottom w:val="none" w:sz="0" w:space="0" w:color="auto"/>
        <w:right w:val="none" w:sz="0" w:space="0" w:color="auto"/>
      </w:divBdr>
    </w:div>
    <w:div w:id="239414653">
      <w:bodyDiv w:val="1"/>
      <w:marLeft w:val="0"/>
      <w:marRight w:val="0"/>
      <w:marTop w:val="0"/>
      <w:marBottom w:val="0"/>
      <w:divBdr>
        <w:top w:val="none" w:sz="0" w:space="0" w:color="auto"/>
        <w:left w:val="none" w:sz="0" w:space="0" w:color="auto"/>
        <w:bottom w:val="none" w:sz="0" w:space="0" w:color="auto"/>
        <w:right w:val="none" w:sz="0" w:space="0" w:color="auto"/>
      </w:divBdr>
    </w:div>
    <w:div w:id="351733739">
      <w:bodyDiv w:val="1"/>
      <w:marLeft w:val="0"/>
      <w:marRight w:val="0"/>
      <w:marTop w:val="0"/>
      <w:marBottom w:val="0"/>
      <w:divBdr>
        <w:top w:val="none" w:sz="0" w:space="0" w:color="auto"/>
        <w:left w:val="none" w:sz="0" w:space="0" w:color="auto"/>
        <w:bottom w:val="none" w:sz="0" w:space="0" w:color="auto"/>
        <w:right w:val="none" w:sz="0" w:space="0" w:color="auto"/>
      </w:divBdr>
    </w:div>
    <w:div w:id="475034027">
      <w:bodyDiv w:val="1"/>
      <w:marLeft w:val="0"/>
      <w:marRight w:val="0"/>
      <w:marTop w:val="0"/>
      <w:marBottom w:val="0"/>
      <w:divBdr>
        <w:top w:val="none" w:sz="0" w:space="0" w:color="auto"/>
        <w:left w:val="none" w:sz="0" w:space="0" w:color="auto"/>
        <w:bottom w:val="none" w:sz="0" w:space="0" w:color="auto"/>
        <w:right w:val="none" w:sz="0" w:space="0" w:color="auto"/>
      </w:divBdr>
    </w:div>
    <w:div w:id="476067960">
      <w:bodyDiv w:val="1"/>
      <w:marLeft w:val="0"/>
      <w:marRight w:val="0"/>
      <w:marTop w:val="0"/>
      <w:marBottom w:val="0"/>
      <w:divBdr>
        <w:top w:val="none" w:sz="0" w:space="0" w:color="auto"/>
        <w:left w:val="none" w:sz="0" w:space="0" w:color="auto"/>
        <w:bottom w:val="none" w:sz="0" w:space="0" w:color="auto"/>
        <w:right w:val="none" w:sz="0" w:space="0" w:color="auto"/>
      </w:divBdr>
    </w:div>
    <w:div w:id="485707150">
      <w:bodyDiv w:val="1"/>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6862582">
      <w:marLeft w:val="0"/>
      <w:marRight w:val="0"/>
      <w:marTop w:val="0"/>
      <w:marBottom w:val="0"/>
      <w:divBdr>
        <w:top w:val="none" w:sz="0" w:space="0" w:color="auto"/>
        <w:left w:val="none" w:sz="0" w:space="0" w:color="auto"/>
        <w:bottom w:val="none" w:sz="0" w:space="0" w:color="auto"/>
        <w:right w:val="none" w:sz="0" w:space="0" w:color="auto"/>
      </w:divBdr>
    </w:div>
    <w:div w:id="603804800">
      <w:bodyDiv w:val="1"/>
      <w:marLeft w:val="0"/>
      <w:marRight w:val="0"/>
      <w:marTop w:val="0"/>
      <w:marBottom w:val="0"/>
      <w:divBdr>
        <w:top w:val="none" w:sz="0" w:space="0" w:color="auto"/>
        <w:left w:val="none" w:sz="0" w:space="0" w:color="auto"/>
        <w:bottom w:val="none" w:sz="0" w:space="0" w:color="auto"/>
        <w:right w:val="none" w:sz="0" w:space="0" w:color="auto"/>
      </w:divBdr>
    </w:div>
    <w:div w:id="679165689">
      <w:bodyDiv w:val="1"/>
      <w:marLeft w:val="0"/>
      <w:marRight w:val="0"/>
      <w:marTop w:val="0"/>
      <w:marBottom w:val="0"/>
      <w:divBdr>
        <w:top w:val="none" w:sz="0" w:space="0" w:color="auto"/>
        <w:left w:val="none" w:sz="0" w:space="0" w:color="auto"/>
        <w:bottom w:val="none" w:sz="0" w:space="0" w:color="auto"/>
        <w:right w:val="none" w:sz="0" w:space="0" w:color="auto"/>
      </w:divBdr>
    </w:div>
    <w:div w:id="737215906">
      <w:bodyDiv w:val="1"/>
      <w:marLeft w:val="0"/>
      <w:marRight w:val="0"/>
      <w:marTop w:val="0"/>
      <w:marBottom w:val="0"/>
      <w:divBdr>
        <w:top w:val="none" w:sz="0" w:space="0" w:color="auto"/>
        <w:left w:val="none" w:sz="0" w:space="0" w:color="auto"/>
        <w:bottom w:val="none" w:sz="0" w:space="0" w:color="auto"/>
        <w:right w:val="none" w:sz="0" w:space="0" w:color="auto"/>
      </w:divBdr>
    </w:div>
    <w:div w:id="777873916">
      <w:bodyDiv w:val="1"/>
      <w:marLeft w:val="0"/>
      <w:marRight w:val="0"/>
      <w:marTop w:val="0"/>
      <w:marBottom w:val="0"/>
      <w:divBdr>
        <w:top w:val="none" w:sz="0" w:space="0" w:color="auto"/>
        <w:left w:val="none" w:sz="0" w:space="0" w:color="auto"/>
        <w:bottom w:val="none" w:sz="0" w:space="0" w:color="auto"/>
        <w:right w:val="none" w:sz="0" w:space="0" w:color="auto"/>
      </w:divBdr>
    </w:div>
    <w:div w:id="836305029">
      <w:bodyDiv w:val="1"/>
      <w:marLeft w:val="0"/>
      <w:marRight w:val="0"/>
      <w:marTop w:val="0"/>
      <w:marBottom w:val="0"/>
      <w:divBdr>
        <w:top w:val="none" w:sz="0" w:space="0" w:color="auto"/>
        <w:left w:val="none" w:sz="0" w:space="0" w:color="auto"/>
        <w:bottom w:val="none" w:sz="0" w:space="0" w:color="auto"/>
        <w:right w:val="none" w:sz="0" w:space="0" w:color="auto"/>
      </w:divBdr>
    </w:div>
    <w:div w:id="1256743930">
      <w:bodyDiv w:val="1"/>
      <w:marLeft w:val="0"/>
      <w:marRight w:val="0"/>
      <w:marTop w:val="0"/>
      <w:marBottom w:val="0"/>
      <w:divBdr>
        <w:top w:val="none" w:sz="0" w:space="0" w:color="auto"/>
        <w:left w:val="none" w:sz="0" w:space="0" w:color="auto"/>
        <w:bottom w:val="none" w:sz="0" w:space="0" w:color="auto"/>
        <w:right w:val="none" w:sz="0" w:space="0" w:color="auto"/>
      </w:divBdr>
    </w:div>
    <w:div w:id="1728331757">
      <w:bodyDiv w:val="1"/>
      <w:marLeft w:val="0"/>
      <w:marRight w:val="0"/>
      <w:marTop w:val="0"/>
      <w:marBottom w:val="0"/>
      <w:divBdr>
        <w:top w:val="none" w:sz="0" w:space="0" w:color="auto"/>
        <w:left w:val="none" w:sz="0" w:space="0" w:color="auto"/>
        <w:bottom w:val="none" w:sz="0" w:space="0" w:color="auto"/>
        <w:right w:val="none" w:sz="0" w:space="0" w:color="auto"/>
      </w:divBdr>
    </w:div>
    <w:div w:id="2036617925">
      <w:bodyDiv w:val="1"/>
      <w:marLeft w:val="0"/>
      <w:marRight w:val="0"/>
      <w:marTop w:val="0"/>
      <w:marBottom w:val="0"/>
      <w:divBdr>
        <w:top w:val="none" w:sz="0" w:space="0" w:color="auto"/>
        <w:left w:val="none" w:sz="0" w:space="0" w:color="auto"/>
        <w:bottom w:val="none" w:sz="0" w:space="0" w:color="auto"/>
        <w:right w:val="none" w:sz="0" w:space="0" w:color="auto"/>
      </w:divBdr>
    </w:div>
    <w:div w:id="2071952022">
      <w:bodyDiv w:val="1"/>
      <w:marLeft w:val="0"/>
      <w:marRight w:val="0"/>
      <w:marTop w:val="0"/>
      <w:marBottom w:val="0"/>
      <w:divBdr>
        <w:top w:val="none" w:sz="0" w:space="0" w:color="auto"/>
        <w:left w:val="none" w:sz="0" w:space="0" w:color="auto"/>
        <w:bottom w:val="none" w:sz="0" w:space="0" w:color="auto"/>
        <w:right w:val="none" w:sz="0" w:space="0" w:color="auto"/>
      </w:divBdr>
    </w:div>
    <w:div w:id="212804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4ACC1-E333-48F6-8EA1-D9FDC5BB9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5713</TotalTime>
  <Pages>20</Pages>
  <Words>4618</Words>
  <Characters>8487</Characters>
  <Application>Microsoft Office Word</Application>
  <DocSecurity>0</DocSecurity>
  <Lines>70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NE.Ref</dc:description>
  <cp:lastModifiedBy>Zeng, ZY Zhiyu</cp:lastModifiedBy>
  <cp:revision>27</cp:revision>
  <dcterms:created xsi:type="dcterms:W3CDTF">2023-07-30T08:49:00Z</dcterms:created>
  <dcterms:modified xsi:type="dcterms:W3CDTF">2025-01-21T05:31:00Z</dcterms:modified>
</cp:coreProperties>
</file>